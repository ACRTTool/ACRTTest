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44AAE" w14:textId="116194F6" w:rsidR="00B420F5" w:rsidRDefault="00B420F5" w:rsidP="002C42CB">
      <w:pPr>
        <w:rPr>
          <w:b/>
        </w:rPr>
      </w:pPr>
      <w:r>
        <w:rPr>
          <w:noProof/>
        </w:rPr>
        <w:drawing>
          <wp:inline distT="0" distB="0" distL="0" distR="0" wp14:anchorId="1D088DBB" wp14:editId="31475459">
            <wp:extent cx="2011680" cy="584639"/>
            <wp:effectExtent l="0" t="0" r="7620" b="6350"/>
            <wp:docPr id="48" name="Picture 48" descr="Department of Homeland Secur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hsconnect.dhs.gov/org/offices/opa/web/PublishingImages/DHS_4R_Horizontal_Blue_tran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1680" cy="584639"/>
                    </a:xfrm>
                    <a:prstGeom prst="rect">
                      <a:avLst/>
                    </a:prstGeom>
                    <a:noFill/>
                    <a:ln>
                      <a:noFill/>
                    </a:ln>
                  </pic:spPr>
                </pic:pic>
              </a:graphicData>
            </a:graphic>
          </wp:inline>
        </w:drawing>
      </w:r>
    </w:p>
    <w:p w14:paraId="7811E167" w14:textId="1919EEBB" w:rsidR="00B420F5" w:rsidRDefault="008E7FD7" w:rsidP="00B420F5">
      <w:pPr>
        <w:pStyle w:val="NormalWeb"/>
        <w:rPr>
          <w:rFonts w:eastAsia="Calibri"/>
          <w:b/>
        </w:rPr>
      </w:pPr>
      <w:r>
        <w:rPr>
          <w:rFonts w:eastAsia="Calibri"/>
          <w:b/>
          <w:noProof/>
        </w:rPr>
        <mc:AlternateContent>
          <mc:Choice Requires="wps">
            <w:drawing>
              <wp:inline distT="0" distB="0" distL="0" distR="0" wp14:anchorId="12E83A34" wp14:editId="3B4309EE">
                <wp:extent cx="6960870" cy="2171700"/>
                <wp:effectExtent l="19050" t="19050" r="11430" b="19050"/>
                <wp:docPr id="47" name="Rectangle 20" descr="How to Use ACRT Training Manu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0870" cy="2171700"/>
                        </a:xfrm>
                        <a:prstGeom prst="rect">
                          <a:avLst/>
                        </a:prstGeom>
                        <a:gradFill>
                          <a:gsLst>
                            <a:gs pos="31000">
                              <a:schemeClr val="tx2">
                                <a:lumMod val="20000"/>
                                <a:lumOff val="80000"/>
                              </a:schemeClr>
                            </a:gs>
                            <a:gs pos="100000">
                              <a:schemeClr val="tx2">
                                <a:lumMod val="20000"/>
                                <a:lumOff val="80000"/>
                                <a:gamma/>
                                <a:tint val="20000"/>
                                <a:invGamma/>
                              </a:schemeClr>
                            </a:gs>
                          </a:gsLst>
                          <a:lin ang="0" scaled="1"/>
                        </a:gradFill>
                        <a:ln w="38100">
                          <a:solidFill>
                            <a:schemeClr val="tx2">
                              <a:lumMod val="20000"/>
                              <a:lumOff val="80000"/>
                            </a:schemeClr>
                          </a:solidFill>
                          <a:miter lim="800000"/>
                          <a:headEnd/>
                          <a:tailEnd/>
                        </a:ln>
                        <a:effectLst/>
                        <a:extLst/>
                      </wps:spPr>
                      <wps:txbx>
                        <w:txbxContent>
                          <w:p w14:paraId="1E264E59" w14:textId="77777777" w:rsidR="00A506B1" w:rsidRPr="00B07FB0" w:rsidRDefault="00A506B1" w:rsidP="00B420F5">
                            <w:pPr>
                              <w:pStyle w:val="NoSpacing"/>
                              <w:jc w:val="center"/>
                              <w:rPr>
                                <w:rFonts w:ascii="Georgia" w:hAnsi="Georgia" w:cs="Arial"/>
                                <w:b/>
                                <w:sz w:val="96"/>
                                <w:szCs w:val="110"/>
                              </w:rPr>
                            </w:pPr>
                            <w:r>
                              <w:rPr>
                                <w:rFonts w:ascii="Georgia" w:hAnsi="Georgia" w:cs="Arial"/>
                                <w:b/>
                                <w:sz w:val="96"/>
                                <w:szCs w:val="110"/>
                              </w:rPr>
                              <w:t xml:space="preserve">How to Use </w:t>
                            </w:r>
                            <w:r w:rsidRPr="00B07FB0">
                              <w:rPr>
                                <w:rFonts w:ascii="Georgia" w:hAnsi="Georgia" w:cs="Arial"/>
                                <w:b/>
                                <w:sz w:val="96"/>
                                <w:szCs w:val="110"/>
                              </w:rPr>
                              <w:t xml:space="preserve">ACRT </w:t>
                            </w:r>
                          </w:p>
                          <w:p w14:paraId="3E98747D" w14:textId="77777777" w:rsidR="00A506B1" w:rsidRPr="00B07FB0" w:rsidRDefault="00A506B1" w:rsidP="00B420F5">
                            <w:pPr>
                              <w:pStyle w:val="NoSpacing"/>
                              <w:jc w:val="center"/>
                              <w:rPr>
                                <w:rFonts w:ascii="Georgia" w:hAnsi="Georgia" w:cs="Arial"/>
                                <w:sz w:val="96"/>
                                <w:szCs w:val="110"/>
                              </w:rPr>
                            </w:pPr>
                            <w:r>
                              <w:rPr>
                                <w:rFonts w:ascii="Georgia" w:hAnsi="Georgia" w:cs="Arial"/>
                                <w:b/>
                                <w:sz w:val="96"/>
                                <w:szCs w:val="110"/>
                              </w:rPr>
                              <w:t>Training</w:t>
                            </w:r>
                            <w:r w:rsidRPr="00B07FB0">
                              <w:rPr>
                                <w:rFonts w:ascii="Georgia" w:hAnsi="Georgia" w:cs="Arial"/>
                                <w:b/>
                                <w:sz w:val="96"/>
                                <w:szCs w:val="110"/>
                              </w:rPr>
                              <w:t xml:space="preserve"> Manual</w:t>
                            </w:r>
                          </w:p>
                        </w:txbxContent>
                      </wps:txbx>
                      <wps:bodyPr rot="0" vert="horz" wrap="square" lIns="182880" tIns="45720" rIns="182880" bIns="45720" anchor="ctr" anchorCtr="0" upright="1">
                        <a:noAutofit/>
                      </wps:bodyPr>
                    </wps:wsp>
                  </a:graphicData>
                </a:graphic>
              </wp:inline>
            </w:drawing>
          </mc:Choice>
          <mc:Fallback>
            <w:pict>
              <v:rect w14:anchorId="12E83A34" id="Rectangle 20" o:spid="_x0000_s1026" alt="How to Use ACRT Training Manual" style="width:548.1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" fillcolor="#c6d9f1 [671]" strokecolor="#c6d9f1 [671]" strokeweight="3pt">
                <v:fill color2="#c6d9f1 [671]" angle="90" colors="0 #c6d9f1;20316f #c6d9f1" focus="100%" type="gradient"/>
                <v:textbox inset="14.4pt,,14.4pt">
                  <w:txbxContent>
                    <w:p w14:paraId="1E264E59" w14:textId="77777777" w:rsidR="00A506B1" w:rsidRPr="00B07FB0" w:rsidRDefault="00A506B1" w:rsidP="00B420F5">
                      <w:pPr>
                        <w:pStyle w:val="NoSpacing"/>
                        <w:jc w:val="center"/>
                        <w:rPr>
                          <w:rFonts w:ascii="Georgia" w:hAnsi="Georgia" w:cs="Arial"/>
                          <w:b/>
                          <w:sz w:val="96"/>
                          <w:szCs w:val="110"/>
                        </w:rPr>
                      </w:pPr>
                      <w:r>
                        <w:rPr>
                          <w:rFonts w:ascii="Georgia" w:hAnsi="Georgia" w:cs="Arial"/>
                          <w:b/>
                          <w:sz w:val="96"/>
                          <w:szCs w:val="110"/>
                        </w:rPr>
                        <w:t xml:space="preserve">How to Use </w:t>
                      </w:r>
                      <w:r w:rsidRPr="00B07FB0">
                        <w:rPr>
                          <w:rFonts w:ascii="Georgia" w:hAnsi="Georgia" w:cs="Arial"/>
                          <w:b/>
                          <w:sz w:val="96"/>
                          <w:szCs w:val="110"/>
                        </w:rPr>
                        <w:t xml:space="preserve">ACRT </w:t>
                      </w:r>
                    </w:p>
                    <w:p w14:paraId="3E98747D" w14:textId="77777777" w:rsidR="00A506B1" w:rsidRPr="00B07FB0" w:rsidRDefault="00A506B1" w:rsidP="00B420F5">
                      <w:pPr>
                        <w:pStyle w:val="NoSpacing"/>
                        <w:jc w:val="center"/>
                        <w:rPr>
                          <w:rFonts w:ascii="Georgia" w:hAnsi="Georgia" w:cs="Arial"/>
                          <w:sz w:val="96"/>
                          <w:szCs w:val="110"/>
                        </w:rPr>
                      </w:pPr>
                      <w:r>
                        <w:rPr>
                          <w:rFonts w:ascii="Georgia" w:hAnsi="Georgia" w:cs="Arial"/>
                          <w:b/>
                          <w:sz w:val="96"/>
                          <w:szCs w:val="110"/>
                        </w:rPr>
                        <w:t>Training</w:t>
                      </w:r>
                      <w:r w:rsidRPr="00B07FB0">
                        <w:rPr>
                          <w:rFonts w:ascii="Georgia" w:hAnsi="Georgia" w:cs="Arial"/>
                          <w:b/>
                          <w:sz w:val="96"/>
                          <w:szCs w:val="110"/>
                        </w:rPr>
                        <w:t xml:space="preserve"> Manual</w:t>
                      </w:r>
                    </w:p>
                  </w:txbxContent>
                </v:textbox>
                <w10:anchorlock/>
              </v:rect>
            </w:pict>
          </mc:Fallback>
        </mc:AlternateContent>
      </w:r>
    </w:p>
    <w:p w14:paraId="610137B5" w14:textId="13E68EAD" w:rsidR="00B420F5" w:rsidRDefault="00B420F5" w:rsidP="00B420F5">
      <w:pPr>
        <w:pStyle w:val="NormalWeb"/>
        <w:rPr>
          <w:rFonts w:eastAsia="Calibri"/>
          <w:b/>
        </w:rPr>
      </w:pPr>
    </w:p>
    <w:p w14:paraId="0271F1B5" w14:textId="68525C08" w:rsidR="008E7FD7" w:rsidRDefault="008E7FD7" w:rsidP="00B420F5">
      <w:pPr>
        <w:pStyle w:val="NormalWeb"/>
        <w:rPr>
          <w:rFonts w:eastAsia="Calibri"/>
          <w:b/>
        </w:rPr>
      </w:pPr>
    </w:p>
    <w:p w14:paraId="61DB26D3" w14:textId="78258F0B"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DHS Accessibility Help Desk</w:t>
      </w:r>
    </w:p>
    <w:p w14:paraId="2F6D62D1"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http://accessibility.dhs.gov</w:t>
      </w:r>
    </w:p>
    <w:p w14:paraId="1274B090"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202-447-0440 (Voice)</w:t>
      </w:r>
    </w:p>
    <w:p w14:paraId="21A6467A"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202-447-0582 (Fax)</w:t>
      </w:r>
    </w:p>
    <w:p w14:paraId="02EA78B6" w14:textId="53ED8A4A" w:rsidR="008E7FD7" w:rsidRPr="008E7FD7" w:rsidRDefault="003C4D06" w:rsidP="008E7FD7">
      <w:pPr>
        <w:pStyle w:val="NoSpacing"/>
        <w:spacing w:line="360" w:lineRule="auto"/>
        <w:jc w:val="center"/>
        <w:rPr>
          <w:rFonts w:asciiTheme="minorHAnsi" w:hAnsiTheme="minorHAnsi"/>
          <w:b/>
          <w:sz w:val="28"/>
        </w:rPr>
      </w:pPr>
      <w:hyperlink r:id="rId10" w:history="1">
        <w:r w:rsidR="008E7FD7" w:rsidRPr="008E7FD7">
          <w:rPr>
            <w:rStyle w:val="Hyperlink"/>
            <w:rFonts w:asciiTheme="minorHAnsi" w:hAnsiTheme="minorHAnsi"/>
            <w:b/>
            <w:color w:val="auto"/>
            <w:sz w:val="28"/>
          </w:rPr>
          <w:t>accessibility@hq.dhs.gov</w:t>
        </w:r>
      </w:hyperlink>
    </w:p>
    <w:p w14:paraId="62413B47" w14:textId="169AFA5C" w:rsidR="008E7FD7" w:rsidRDefault="008E7FD7" w:rsidP="008E7FD7">
      <w:pPr>
        <w:tabs>
          <w:tab w:val="left" w:pos="1792"/>
        </w:tabs>
        <w:spacing w:after="0" w:line="240" w:lineRule="auto"/>
        <w:rPr>
          <w:rFonts w:ascii="Times New Roman" w:hAnsi="Times New Roman"/>
          <w:b/>
          <w:sz w:val="24"/>
          <w:szCs w:val="24"/>
        </w:rPr>
      </w:pPr>
      <w:r>
        <w:rPr>
          <w:rFonts w:ascii="Times New Roman" w:hAnsi="Times New Roman"/>
          <w:b/>
          <w:sz w:val="24"/>
          <w:szCs w:val="24"/>
        </w:rPr>
        <w:tab/>
      </w:r>
    </w:p>
    <w:p w14:paraId="5283587D" w14:textId="77777777" w:rsidR="008E7FD7" w:rsidRDefault="008E7FD7">
      <w:pPr>
        <w:spacing w:after="0" w:line="240" w:lineRule="auto"/>
        <w:rPr>
          <w:rFonts w:ascii="Times New Roman" w:hAnsi="Times New Roman"/>
          <w:b/>
          <w:sz w:val="24"/>
          <w:szCs w:val="24"/>
        </w:rPr>
      </w:pPr>
      <w:r>
        <w:rPr>
          <w:rFonts w:ascii="Times New Roman" w:hAnsi="Times New Roman"/>
          <w:b/>
          <w:sz w:val="24"/>
          <w:szCs w:val="24"/>
        </w:rPr>
        <w:br w:type="page"/>
      </w:r>
    </w:p>
    <w:p w14:paraId="3D4DA6F8" w14:textId="62D6A014" w:rsidR="003962F1" w:rsidRDefault="00AA7E9A">
      <w:pPr>
        <w:pStyle w:val="TOC1"/>
        <w:rPr>
          <w:rFonts w:eastAsiaTheme="minorEastAsia" w:cstheme="minorBidi"/>
        </w:rPr>
      </w:pPr>
      <w:r>
        <w:lastRenderedPageBreak/>
        <w:fldChar w:fldCharType="begin"/>
      </w:r>
      <w:r>
        <w:instrText xml:space="preserve"> TOC \o "1-3" \h \z \u </w:instrText>
      </w:r>
      <w:r>
        <w:fldChar w:fldCharType="separate"/>
      </w:r>
      <w:hyperlink w:anchor="_Toc31210895" w:history="1">
        <w:r w:rsidR="003962F1" w:rsidRPr="004E0AC0">
          <w:rPr>
            <w:rStyle w:val="Hyperlink"/>
            <w:lang w:bidi="en-US"/>
          </w:rPr>
          <w:t>Chapter 1: Introduction to the Accessibility Compliance Reporting Tool</w:t>
        </w:r>
        <w:r w:rsidR="003962F1">
          <w:rPr>
            <w:webHidden/>
          </w:rPr>
          <w:tab/>
        </w:r>
        <w:r w:rsidR="003962F1">
          <w:rPr>
            <w:webHidden/>
          </w:rPr>
          <w:fldChar w:fldCharType="begin"/>
        </w:r>
        <w:r w:rsidR="003962F1">
          <w:rPr>
            <w:webHidden/>
          </w:rPr>
          <w:instrText xml:space="preserve"> PAGEREF _Toc31210895 \h </w:instrText>
        </w:r>
        <w:r w:rsidR="003962F1">
          <w:rPr>
            <w:webHidden/>
          </w:rPr>
        </w:r>
        <w:r w:rsidR="003962F1">
          <w:rPr>
            <w:webHidden/>
          </w:rPr>
          <w:fldChar w:fldCharType="separate"/>
        </w:r>
        <w:r w:rsidR="003962F1">
          <w:rPr>
            <w:webHidden/>
          </w:rPr>
          <w:t>2</w:t>
        </w:r>
        <w:r w:rsidR="003962F1">
          <w:rPr>
            <w:webHidden/>
          </w:rPr>
          <w:fldChar w:fldCharType="end"/>
        </w:r>
      </w:hyperlink>
    </w:p>
    <w:p w14:paraId="670B5394" w14:textId="61E99FEB" w:rsidR="003962F1" w:rsidRDefault="003C4D06">
      <w:pPr>
        <w:pStyle w:val="TOC2"/>
        <w:tabs>
          <w:tab w:val="right" w:leader="dot" w:pos="10790"/>
        </w:tabs>
        <w:rPr>
          <w:rFonts w:eastAsiaTheme="minorEastAsia"/>
          <w:noProof/>
        </w:rPr>
      </w:pPr>
      <w:hyperlink w:anchor="_Toc31210896" w:history="1">
        <w:r w:rsidR="003962F1" w:rsidRPr="004E0AC0">
          <w:rPr>
            <w:rStyle w:val="Hyperlink"/>
            <w:noProof/>
          </w:rPr>
          <w:t>Topic</w:t>
        </w:r>
        <w:r w:rsidR="003962F1" w:rsidRPr="004E0AC0">
          <w:rPr>
            <w:rStyle w:val="Hyperlink"/>
            <w:b/>
            <w:noProof/>
          </w:rPr>
          <w:t xml:space="preserve"> </w:t>
        </w:r>
        <w:r w:rsidR="003962F1" w:rsidRPr="004E0AC0">
          <w:rPr>
            <w:rStyle w:val="Hyperlink"/>
            <w:noProof/>
          </w:rPr>
          <w:t>1: What is the Application Compliance Reporting Tool (ACRT)?</w:t>
        </w:r>
        <w:r w:rsidR="003962F1">
          <w:rPr>
            <w:noProof/>
            <w:webHidden/>
          </w:rPr>
          <w:tab/>
        </w:r>
        <w:r w:rsidR="003962F1">
          <w:rPr>
            <w:noProof/>
            <w:webHidden/>
          </w:rPr>
          <w:fldChar w:fldCharType="begin"/>
        </w:r>
        <w:r w:rsidR="003962F1">
          <w:rPr>
            <w:noProof/>
            <w:webHidden/>
          </w:rPr>
          <w:instrText xml:space="preserve"> PAGEREF _Toc31210896 \h </w:instrText>
        </w:r>
        <w:r w:rsidR="003962F1">
          <w:rPr>
            <w:noProof/>
            <w:webHidden/>
          </w:rPr>
        </w:r>
        <w:r w:rsidR="003962F1">
          <w:rPr>
            <w:noProof/>
            <w:webHidden/>
          </w:rPr>
          <w:fldChar w:fldCharType="separate"/>
        </w:r>
        <w:r w:rsidR="003962F1">
          <w:rPr>
            <w:noProof/>
            <w:webHidden/>
          </w:rPr>
          <w:t>2</w:t>
        </w:r>
        <w:r w:rsidR="003962F1">
          <w:rPr>
            <w:noProof/>
            <w:webHidden/>
          </w:rPr>
          <w:fldChar w:fldCharType="end"/>
        </w:r>
      </w:hyperlink>
    </w:p>
    <w:p w14:paraId="38924CA7" w14:textId="0DF7B774" w:rsidR="003962F1" w:rsidRDefault="003C4D06">
      <w:pPr>
        <w:pStyle w:val="TOC3"/>
        <w:tabs>
          <w:tab w:val="right" w:leader="dot" w:pos="10790"/>
        </w:tabs>
        <w:rPr>
          <w:rFonts w:eastAsiaTheme="minorEastAsia"/>
          <w:noProof/>
        </w:rPr>
      </w:pPr>
      <w:hyperlink w:anchor="_Toc31210897" w:history="1">
        <w:r w:rsidR="003962F1" w:rsidRPr="004E0AC0">
          <w:rPr>
            <w:rStyle w:val="Hyperlink"/>
            <w:noProof/>
          </w:rPr>
          <w:t>Introduction to ACRT</w:t>
        </w:r>
        <w:r w:rsidR="003962F1">
          <w:rPr>
            <w:noProof/>
            <w:webHidden/>
          </w:rPr>
          <w:tab/>
        </w:r>
        <w:r w:rsidR="003962F1">
          <w:rPr>
            <w:noProof/>
            <w:webHidden/>
          </w:rPr>
          <w:fldChar w:fldCharType="begin"/>
        </w:r>
        <w:r w:rsidR="003962F1">
          <w:rPr>
            <w:noProof/>
            <w:webHidden/>
          </w:rPr>
          <w:instrText xml:space="preserve"> PAGEREF _Toc31210897 \h </w:instrText>
        </w:r>
        <w:r w:rsidR="003962F1">
          <w:rPr>
            <w:noProof/>
            <w:webHidden/>
          </w:rPr>
        </w:r>
        <w:r w:rsidR="003962F1">
          <w:rPr>
            <w:noProof/>
            <w:webHidden/>
          </w:rPr>
          <w:fldChar w:fldCharType="separate"/>
        </w:r>
        <w:r w:rsidR="003962F1">
          <w:rPr>
            <w:noProof/>
            <w:webHidden/>
          </w:rPr>
          <w:t>2</w:t>
        </w:r>
        <w:r w:rsidR="003962F1">
          <w:rPr>
            <w:noProof/>
            <w:webHidden/>
          </w:rPr>
          <w:fldChar w:fldCharType="end"/>
        </w:r>
      </w:hyperlink>
    </w:p>
    <w:p w14:paraId="5F936E1F" w14:textId="07031A92" w:rsidR="003962F1" w:rsidRDefault="003C4D06">
      <w:pPr>
        <w:pStyle w:val="TOC1"/>
        <w:rPr>
          <w:rFonts w:eastAsiaTheme="minorEastAsia" w:cstheme="minorBidi"/>
        </w:rPr>
      </w:pPr>
      <w:hyperlink w:anchor="_Toc31210898" w:history="1">
        <w:r w:rsidR="003962F1" w:rsidRPr="004E0AC0">
          <w:rPr>
            <w:rStyle w:val="Hyperlink"/>
            <w:lang w:bidi="en-US"/>
          </w:rPr>
          <w:t>Chapter 2: Getting Started: How to Create, Edit, and View Test Report</w:t>
        </w:r>
        <w:r w:rsidR="003962F1">
          <w:rPr>
            <w:webHidden/>
          </w:rPr>
          <w:tab/>
        </w:r>
        <w:r w:rsidR="003962F1">
          <w:rPr>
            <w:webHidden/>
          </w:rPr>
          <w:fldChar w:fldCharType="begin"/>
        </w:r>
        <w:r w:rsidR="003962F1">
          <w:rPr>
            <w:webHidden/>
          </w:rPr>
          <w:instrText xml:space="preserve"> PAGEREF _Toc31210898 \h </w:instrText>
        </w:r>
        <w:r w:rsidR="003962F1">
          <w:rPr>
            <w:webHidden/>
          </w:rPr>
        </w:r>
        <w:r w:rsidR="003962F1">
          <w:rPr>
            <w:webHidden/>
          </w:rPr>
          <w:fldChar w:fldCharType="separate"/>
        </w:r>
        <w:r w:rsidR="003962F1">
          <w:rPr>
            <w:webHidden/>
          </w:rPr>
          <w:t>3</w:t>
        </w:r>
        <w:r w:rsidR="003962F1">
          <w:rPr>
            <w:webHidden/>
          </w:rPr>
          <w:fldChar w:fldCharType="end"/>
        </w:r>
      </w:hyperlink>
    </w:p>
    <w:p w14:paraId="35F471BB" w14:textId="4F79474D" w:rsidR="003962F1" w:rsidRDefault="003C4D06">
      <w:pPr>
        <w:pStyle w:val="TOC2"/>
        <w:tabs>
          <w:tab w:val="right" w:leader="dot" w:pos="10790"/>
        </w:tabs>
        <w:rPr>
          <w:rFonts w:eastAsiaTheme="minorEastAsia"/>
          <w:noProof/>
        </w:rPr>
      </w:pPr>
      <w:hyperlink w:anchor="_Toc31210899" w:history="1">
        <w:r w:rsidR="003962F1" w:rsidRPr="004E0AC0">
          <w:rPr>
            <w:rStyle w:val="Hyperlink"/>
            <w:b/>
            <w:noProof/>
          </w:rPr>
          <w:t>Topic 1:</w:t>
        </w:r>
        <w:r w:rsidR="003962F1" w:rsidRPr="004E0AC0">
          <w:rPr>
            <w:rStyle w:val="Hyperlink"/>
            <w:noProof/>
          </w:rPr>
          <w:t xml:space="preserve"> How to Download ACRT</w:t>
        </w:r>
        <w:r w:rsidR="003962F1">
          <w:rPr>
            <w:noProof/>
            <w:webHidden/>
          </w:rPr>
          <w:tab/>
        </w:r>
        <w:r w:rsidR="003962F1">
          <w:rPr>
            <w:noProof/>
            <w:webHidden/>
          </w:rPr>
          <w:fldChar w:fldCharType="begin"/>
        </w:r>
        <w:r w:rsidR="003962F1">
          <w:rPr>
            <w:noProof/>
            <w:webHidden/>
          </w:rPr>
          <w:instrText xml:space="preserve"> PAGEREF _Toc31210899 \h </w:instrText>
        </w:r>
        <w:r w:rsidR="003962F1">
          <w:rPr>
            <w:noProof/>
            <w:webHidden/>
          </w:rPr>
        </w:r>
        <w:r w:rsidR="003962F1">
          <w:rPr>
            <w:noProof/>
            <w:webHidden/>
          </w:rPr>
          <w:fldChar w:fldCharType="separate"/>
        </w:r>
        <w:r w:rsidR="003962F1">
          <w:rPr>
            <w:noProof/>
            <w:webHidden/>
          </w:rPr>
          <w:t>3</w:t>
        </w:r>
        <w:r w:rsidR="003962F1">
          <w:rPr>
            <w:noProof/>
            <w:webHidden/>
          </w:rPr>
          <w:fldChar w:fldCharType="end"/>
        </w:r>
      </w:hyperlink>
    </w:p>
    <w:p w14:paraId="7DBBDDEF" w14:textId="78E7C519" w:rsidR="003962F1" w:rsidRDefault="003C4D06">
      <w:pPr>
        <w:pStyle w:val="TOC3"/>
        <w:tabs>
          <w:tab w:val="right" w:leader="dot" w:pos="10790"/>
        </w:tabs>
        <w:rPr>
          <w:rFonts w:eastAsiaTheme="minorEastAsia"/>
          <w:noProof/>
        </w:rPr>
      </w:pPr>
      <w:hyperlink w:anchor="_Toc31210900" w:history="1">
        <w:r w:rsidR="003962F1" w:rsidRPr="004E0AC0">
          <w:rPr>
            <w:rStyle w:val="Hyperlink"/>
            <w:noProof/>
          </w:rPr>
          <w:t>Instructions for Downloading ACRT from GitHub</w:t>
        </w:r>
        <w:r w:rsidR="003962F1">
          <w:rPr>
            <w:noProof/>
            <w:webHidden/>
          </w:rPr>
          <w:tab/>
        </w:r>
        <w:r w:rsidR="003962F1">
          <w:rPr>
            <w:noProof/>
            <w:webHidden/>
          </w:rPr>
          <w:fldChar w:fldCharType="begin"/>
        </w:r>
        <w:r w:rsidR="003962F1">
          <w:rPr>
            <w:noProof/>
            <w:webHidden/>
          </w:rPr>
          <w:instrText xml:space="preserve"> PAGEREF _Toc31210900 \h </w:instrText>
        </w:r>
        <w:r w:rsidR="003962F1">
          <w:rPr>
            <w:noProof/>
            <w:webHidden/>
          </w:rPr>
        </w:r>
        <w:r w:rsidR="003962F1">
          <w:rPr>
            <w:noProof/>
            <w:webHidden/>
          </w:rPr>
          <w:fldChar w:fldCharType="separate"/>
        </w:r>
        <w:r w:rsidR="003962F1">
          <w:rPr>
            <w:noProof/>
            <w:webHidden/>
          </w:rPr>
          <w:t>3</w:t>
        </w:r>
        <w:r w:rsidR="003962F1">
          <w:rPr>
            <w:noProof/>
            <w:webHidden/>
          </w:rPr>
          <w:fldChar w:fldCharType="end"/>
        </w:r>
      </w:hyperlink>
    </w:p>
    <w:p w14:paraId="2B3E1336" w14:textId="5C36F2DA" w:rsidR="003962F1" w:rsidRDefault="003C4D06">
      <w:pPr>
        <w:pStyle w:val="TOC2"/>
        <w:tabs>
          <w:tab w:val="right" w:leader="dot" w:pos="10790"/>
        </w:tabs>
        <w:rPr>
          <w:rFonts w:eastAsiaTheme="minorEastAsia"/>
          <w:noProof/>
        </w:rPr>
      </w:pPr>
      <w:hyperlink w:anchor="_Toc31210901" w:history="1">
        <w:r w:rsidR="003962F1" w:rsidRPr="004E0AC0">
          <w:rPr>
            <w:rStyle w:val="Hyperlink"/>
            <w:b/>
            <w:noProof/>
          </w:rPr>
          <w:t>Topic 2:</w:t>
        </w:r>
        <w:r w:rsidR="003962F1" w:rsidRPr="004E0AC0">
          <w:rPr>
            <w:rStyle w:val="Hyperlink"/>
            <w:noProof/>
          </w:rPr>
          <w:t xml:space="preserve"> How to Create a New Test Results Form</w:t>
        </w:r>
        <w:r w:rsidR="003962F1">
          <w:rPr>
            <w:noProof/>
            <w:webHidden/>
          </w:rPr>
          <w:tab/>
        </w:r>
        <w:r w:rsidR="003962F1">
          <w:rPr>
            <w:noProof/>
            <w:webHidden/>
          </w:rPr>
          <w:fldChar w:fldCharType="begin"/>
        </w:r>
        <w:r w:rsidR="003962F1">
          <w:rPr>
            <w:noProof/>
            <w:webHidden/>
          </w:rPr>
          <w:instrText xml:space="preserve"> PAGEREF _Toc31210901 \h </w:instrText>
        </w:r>
        <w:r w:rsidR="003962F1">
          <w:rPr>
            <w:noProof/>
            <w:webHidden/>
          </w:rPr>
        </w:r>
        <w:r w:rsidR="003962F1">
          <w:rPr>
            <w:noProof/>
            <w:webHidden/>
          </w:rPr>
          <w:fldChar w:fldCharType="separate"/>
        </w:r>
        <w:r w:rsidR="003962F1">
          <w:rPr>
            <w:noProof/>
            <w:webHidden/>
          </w:rPr>
          <w:t>4</w:t>
        </w:r>
        <w:r w:rsidR="003962F1">
          <w:rPr>
            <w:noProof/>
            <w:webHidden/>
          </w:rPr>
          <w:fldChar w:fldCharType="end"/>
        </w:r>
      </w:hyperlink>
    </w:p>
    <w:p w14:paraId="0773BBFD" w14:textId="506CEE46" w:rsidR="003962F1" w:rsidRDefault="003C4D06">
      <w:pPr>
        <w:pStyle w:val="TOC3"/>
        <w:tabs>
          <w:tab w:val="right" w:leader="dot" w:pos="10790"/>
        </w:tabs>
        <w:rPr>
          <w:rFonts w:eastAsiaTheme="minorEastAsia"/>
          <w:noProof/>
        </w:rPr>
      </w:pPr>
      <w:hyperlink w:anchor="_Toc31210902" w:history="1">
        <w:r w:rsidR="003962F1" w:rsidRPr="004E0AC0">
          <w:rPr>
            <w:rStyle w:val="Hyperlink"/>
            <w:noProof/>
          </w:rPr>
          <w:t>Instructions to Create a New Test Results Form</w:t>
        </w:r>
        <w:r w:rsidR="003962F1">
          <w:rPr>
            <w:noProof/>
            <w:webHidden/>
          </w:rPr>
          <w:tab/>
        </w:r>
        <w:r w:rsidR="003962F1">
          <w:rPr>
            <w:noProof/>
            <w:webHidden/>
          </w:rPr>
          <w:fldChar w:fldCharType="begin"/>
        </w:r>
        <w:r w:rsidR="003962F1">
          <w:rPr>
            <w:noProof/>
            <w:webHidden/>
          </w:rPr>
          <w:instrText xml:space="preserve"> PAGEREF _Toc31210902 \h </w:instrText>
        </w:r>
        <w:r w:rsidR="003962F1">
          <w:rPr>
            <w:noProof/>
            <w:webHidden/>
          </w:rPr>
        </w:r>
        <w:r w:rsidR="003962F1">
          <w:rPr>
            <w:noProof/>
            <w:webHidden/>
          </w:rPr>
          <w:fldChar w:fldCharType="separate"/>
        </w:r>
        <w:r w:rsidR="003962F1">
          <w:rPr>
            <w:noProof/>
            <w:webHidden/>
          </w:rPr>
          <w:t>5</w:t>
        </w:r>
        <w:r w:rsidR="003962F1">
          <w:rPr>
            <w:noProof/>
            <w:webHidden/>
          </w:rPr>
          <w:fldChar w:fldCharType="end"/>
        </w:r>
      </w:hyperlink>
    </w:p>
    <w:p w14:paraId="7DFF8351" w14:textId="4403A2C0" w:rsidR="003962F1" w:rsidRDefault="003C4D06">
      <w:pPr>
        <w:pStyle w:val="TOC2"/>
        <w:tabs>
          <w:tab w:val="right" w:leader="dot" w:pos="10790"/>
        </w:tabs>
        <w:rPr>
          <w:rFonts w:eastAsiaTheme="minorEastAsia"/>
          <w:noProof/>
        </w:rPr>
      </w:pPr>
      <w:hyperlink w:anchor="_Toc31210903" w:history="1">
        <w:r w:rsidR="003962F1" w:rsidRPr="004E0AC0">
          <w:rPr>
            <w:rStyle w:val="Hyperlink"/>
            <w:b/>
            <w:noProof/>
          </w:rPr>
          <w:t>Topic 3:</w:t>
        </w:r>
        <w:r w:rsidR="003962F1" w:rsidRPr="004E0AC0">
          <w:rPr>
            <w:rStyle w:val="Hyperlink"/>
            <w:noProof/>
          </w:rPr>
          <w:t xml:space="preserve"> How to Create Report</w:t>
        </w:r>
        <w:r w:rsidR="003962F1">
          <w:rPr>
            <w:noProof/>
            <w:webHidden/>
          </w:rPr>
          <w:tab/>
        </w:r>
        <w:r w:rsidR="003962F1">
          <w:rPr>
            <w:noProof/>
            <w:webHidden/>
          </w:rPr>
          <w:fldChar w:fldCharType="begin"/>
        </w:r>
        <w:r w:rsidR="003962F1">
          <w:rPr>
            <w:noProof/>
            <w:webHidden/>
          </w:rPr>
          <w:instrText xml:space="preserve"> PAGEREF _Toc31210903 \h </w:instrText>
        </w:r>
        <w:r w:rsidR="003962F1">
          <w:rPr>
            <w:noProof/>
            <w:webHidden/>
          </w:rPr>
        </w:r>
        <w:r w:rsidR="003962F1">
          <w:rPr>
            <w:noProof/>
            <w:webHidden/>
          </w:rPr>
          <w:fldChar w:fldCharType="separate"/>
        </w:r>
        <w:r w:rsidR="003962F1">
          <w:rPr>
            <w:noProof/>
            <w:webHidden/>
          </w:rPr>
          <w:t>9</w:t>
        </w:r>
        <w:r w:rsidR="003962F1">
          <w:rPr>
            <w:noProof/>
            <w:webHidden/>
          </w:rPr>
          <w:fldChar w:fldCharType="end"/>
        </w:r>
      </w:hyperlink>
    </w:p>
    <w:p w14:paraId="4E5DB349" w14:textId="75DF9809" w:rsidR="003962F1" w:rsidRDefault="003C4D06">
      <w:pPr>
        <w:pStyle w:val="TOC3"/>
        <w:tabs>
          <w:tab w:val="right" w:leader="dot" w:pos="10790"/>
        </w:tabs>
        <w:rPr>
          <w:rFonts w:eastAsiaTheme="minorEastAsia"/>
          <w:noProof/>
        </w:rPr>
      </w:pPr>
      <w:hyperlink w:anchor="_Toc31210904" w:history="1">
        <w:r w:rsidR="003962F1" w:rsidRPr="004E0AC0">
          <w:rPr>
            <w:rStyle w:val="Hyperlink"/>
            <w:noProof/>
          </w:rPr>
          <w:t>Instructions to Create Report</w:t>
        </w:r>
        <w:r w:rsidR="003962F1">
          <w:rPr>
            <w:noProof/>
            <w:webHidden/>
          </w:rPr>
          <w:tab/>
        </w:r>
        <w:r w:rsidR="003962F1">
          <w:rPr>
            <w:noProof/>
            <w:webHidden/>
          </w:rPr>
          <w:fldChar w:fldCharType="begin"/>
        </w:r>
        <w:r w:rsidR="003962F1">
          <w:rPr>
            <w:noProof/>
            <w:webHidden/>
          </w:rPr>
          <w:instrText xml:space="preserve"> PAGEREF _Toc31210904 \h </w:instrText>
        </w:r>
        <w:r w:rsidR="003962F1">
          <w:rPr>
            <w:noProof/>
            <w:webHidden/>
          </w:rPr>
        </w:r>
        <w:r w:rsidR="003962F1">
          <w:rPr>
            <w:noProof/>
            <w:webHidden/>
          </w:rPr>
          <w:fldChar w:fldCharType="separate"/>
        </w:r>
        <w:r w:rsidR="003962F1">
          <w:rPr>
            <w:noProof/>
            <w:webHidden/>
          </w:rPr>
          <w:t>9</w:t>
        </w:r>
        <w:r w:rsidR="003962F1">
          <w:rPr>
            <w:noProof/>
            <w:webHidden/>
          </w:rPr>
          <w:fldChar w:fldCharType="end"/>
        </w:r>
      </w:hyperlink>
    </w:p>
    <w:p w14:paraId="7BB3D0E8" w14:textId="77905034" w:rsidR="003962F1" w:rsidRDefault="003C4D06">
      <w:pPr>
        <w:pStyle w:val="TOC2"/>
        <w:tabs>
          <w:tab w:val="right" w:leader="dot" w:pos="10790"/>
        </w:tabs>
        <w:rPr>
          <w:rFonts w:eastAsiaTheme="minorEastAsia"/>
          <w:noProof/>
        </w:rPr>
      </w:pPr>
      <w:hyperlink w:anchor="_Toc31210905" w:history="1">
        <w:r w:rsidR="003962F1" w:rsidRPr="004E0AC0">
          <w:rPr>
            <w:rStyle w:val="Hyperlink"/>
            <w:b/>
            <w:noProof/>
          </w:rPr>
          <w:t>Topic 4:</w:t>
        </w:r>
        <w:r w:rsidR="003962F1" w:rsidRPr="004E0AC0">
          <w:rPr>
            <w:rStyle w:val="Hyperlink"/>
            <w:noProof/>
          </w:rPr>
          <w:t xml:space="preserve"> How to Edit Report</w:t>
        </w:r>
        <w:r w:rsidR="003962F1">
          <w:rPr>
            <w:noProof/>
            <w:webHidden/>
          </w:rPr>
          <w:tab/>
        </w:r>
        <w:r w:rsidR="003962F1">
          <w:rPr>
            <w:noProof/>
            <w:webHidden/>
          </w:rPr>
          <w:fldChar w:fldCharType="begin"/>
        </w:r>
        <w:r w:rsidR="003962F1">
          <w:rPr>
            <w:noProof/>
            <w:webHidden/>
          </w:rPr>
          <w:instrText xml:space="preserve"> PAGEREF _Toc31210905 \h </w:instrText>
        </w:r>
        <w:r w:rsidR="003962F1">
          <w:rPr>
            <w:noProof/>
            <w:webHidden/>
          </w:rPr>
        </w:r>
        <w:r w:rsidR="003962F1">
          <w:rPr>
            <w:noProof/>
            <w:webHidden/>
          </w:rPr>
          <w:fldChar w:fldCharType="separate"/>
        </w:r>
        <w:r w:rsidR="003962F1">
          <w:rPr>
            <w:noProof/>
            <w:webHidden/>
          </w:rPr>
          <w:t>10</w:t>
        </w:r>
        <w:r w:rsidR="003962F1">
          <w:rPr>
            <w:noProof/>
            <w:webHidden/>
          </w:rPr>
          <w:fldChar w:fldCharType="end"/>
        </w:r>
      </w:hyperlink>
    </w:p>
    <w:p w14:paraId="3C6248DF" w14:textId="251A30ED" w:rsidR="003962F1" w:rsidRDefault="003C4D06">
      <w:pPr>
        <w:pStyle w:val="TOC3"/>
        <w:tabs>
          <w:tab w:val="right" w:leader="dot" w:pos="10790"/>
        </w:tabs>
        <w:rPr>
          <w:rFonts w:eastAsiaTheme="minorEastAsia"/>
          <w:noProof/>
        </w:rPr>
      </w:pPr>
      <w:hyperlink w:anchor="_Toc31210906" w:history="1">
        <w:r w:rsidR="003962F1" w:rsidRPr="004E0AC0">
          <w:rPr>
            <w:rStyle w:val="Hyperlink"/>
            <w:noProof/>
          </w:rPr>
          <w:t>Instructions to Edit Report</w:t>
        </w:r>
        <w:r w:rsidR="003962F1">
          <w:rPr>
            <w:noProof/>
            <w:webHidden/>
          </w:rPr>
          <w:tab/>
        </w:r>
        <w:r w:rsidR="003962F1">
          <w:rPr>
            <w:noProof/>
            <w:webHidden/>
          </w:rPr>
          <w:fldChar w:fldCharType="begin"/>
        </w:r>
        <w:r w:rsidR="003962F1">
          <w:rPr>
            <w:noProof/>
            <w:webHidden/>
          </w:rPr>
          <w:instrText xml:space="preserve"> PAGEREF _Toc31210906 \h </w:instrText>
        </w:r>
        <w:r w:rsidR="003962F1">
          <w:rPr>
            <w:noProof/>
            <w:webHidden/>
          </w:rPr>
        </w:r>
        <w:r w:rsidR="003962F1">
          <w:rPr>
            <w:noProof/>
            <w:webHidden/>
          </w:rPr>
          <w:fldChar w:fldCharType="separate"/>
        </w:r>
        <w:r w:rsidR="003962F1">
          <w:rPr>
            <w:noProof/>
            <w:webHidden/>
          </w:rPr>
          <w:t>11</w:t>
        </w:r>
        <w:r w:rsidR="003962F1">
          <w:rPr>
            <w:noProof/>
            <w:webHidden/>
          </w:rPr>
          <w:fldChar w:fldCharType="end"/>
        </w:r>
      </w:hyperlink>
    </w:p>
    <w:p w14:paraId="21925EC4" w14:textId="38485FA7" w:rsidR="003962F1" w:rsidRDefault="003C4D06">
      <w:pPr>
        <w:pStyle w:val="TOC2"/>
        <w:tabs>
          <w:tab w:val="right" w:leader="dot" w:pos="10790"/>
        </w:tabs>
        <w:rPr>
          <w:rFonts w:eastAsiaTheme="minorEastAsia"/>
          <w:noProof/>
        </w:rPr>
      </w:pPr>
      <w:hyperlink w:anchor="_Toc31210907" w:history="1">
        <w:r w:rsidR="003962F1" w:rsidRPr="004E0AC0">
          <w:rPr>
            <w:rStyle w:val="Hyperlink"/>
            <w:b/>
            <w:noProof/>
          </w:rPr>
          <w:t>Topic 5:</w:t>
        </w:r>
        <w:r w:rsidR="003962F1" w:rsidRPr="004E0AC0">
          <w:rPr>
            <w:rStyle w:val="Hyperlink"/>
            <w:noProof/>
          </w:rPr>
          <w:t xml:space="preserve"> How to Finalize Test Results &amp; View Report</w:t>
        </w:r>
        <w:r w:rsidR="003962F1">
          <w:rPr>
            <w:noProof/>
            <w:webHidden/>
          </w:rPr>
          <w:tab/>
        </w:r>
        <w:r w:rsidR="003962F1">
          <w:rPr>
            <w:noProof/>
            <w:webHidden/>
          </w:rPr>
          <w:fldChar w:fldCharType="begin"/>
        </w:r>
        <w:r w:rsidR="003962F1">
          <w:rPr>
            <w:noProof/>
            <w:webHidden/>
          </w:rPr>
          <w:instrText xml:space="preserve"> PAGEREF _Toc31210907 \h </w:instrText>
        </w:r>
        <w:r w:rsidR="003962F1">
          <w:rPr>
            <w:noProof/>
            <w:webHidden/>
          </w:rPr>
        </w:r>
        <w:r w:rsidR="003962F1">
          <w:rPr>
            <w:noProof/>
            <w:webHidden/>
          </w:rPr>
          <w:fldChar w:fldCharType="separate"/>
        </w:r>
        <w:r w:rsidR="003962F1">
          <w:rPr>
            <w:noProof/>
            <w:webHidden/>
          </w:rPr>
          <w:t>13</w:t>
        </w:r>
        <w:r w:rsidR="003962F1">
          <w:rPr>
            <w:noProof/>
            <w:webHidden/>
          </w:rPr>
          <w:fldChar w:fldCharType="end"/>
        </w:r>
      </w:hyperlink>
    </w:p>
    <w:p w14:paraId="074A512F" w14:textId="319FD49C" w:rsidR="003962F1" w:rsidRDefault="003C4D06">
      <w:pPr>
        <w:pStyle w:val="TOC3"/>
        <w:tabs>
          <w:tab w:val="right" w:leader="dot" w:pos="10790"/>
        </w:tabs>
        <w:rPr>
          <w:rFonts w:eastAsiaTheme="minorEastAsia"/>
          <w:noProof/>
        </w:rPr>
      </w:pPr>
      <w:hyperlink w:anchor="_Toc31210908" w:history="1">
        <w:r w:rsidR="003962F1" w:rsidRPr="004E0AC0">
          <w:rPr>
            <w:rStyle w:val="Hyperlink"/>
            <w:noProof/>
          </w:rPr>
          <w:t>Instructions to Create a Final Test Report</w:t>
        </w:r>
        <w:r w:rsidR="003962F1">
          <w:rPr>
            <w:noProof/>
            <w:webHidden/>
          </w:rPr>
          <w:tab/>
        </w:r>
        <w:r w:rsidR="003962F1">
          <w:rPr>
            <w:noProof/>
            <w:webHidden/>
          </w:rPr>
          <w:fldChar w:fldCharType="begin"/>
        </w:r>
        <w:r w:rsidR="003962F1">
          <w:rPr>
            <w:noProof/>
            <w:webHidden/>
          </w:rPr>
          <w:instrText xml:space="preserve"> PAGEREF _Toc31210908 \h </w:instrText>
        </w:r>
        <w:r w:rsidR="003962F1">
          <w:rPr>
            <w:noProof/>
            <w:webHidden/>
          </w:rPr>
        </w:r>
        <w:r w:rsidR="003962F1">
          <w:rPr>
            <w:noProof/>
            <w:webHidden/>
          </w:rPr>
          <w:fldChar w:fldCharType="separate"/>
        </w:r>
        <w:r w:rsidR="003962F1">
          <w:rPr>
            <w:noProof/>
            <w:webHidden/>
          </w:rPr>
          <w:t>13</w:t>
        </w:r>
        <w:r w:rsidR="003962F1">
          <w:rPr>
            <w:noProof/>
            <w:webHidden/>
          </w:rPr>
          <w:fldChar w:fldCharType="end"/>
        </w:r>
      </w:hyperlink>
    </w:p>
    <w:p w14:paraId="49193298" w14:textId="1FB7AE6F" w:rsidR="003962F1" w:rsidRDefault="003C4D06">
      <w:pPr>
        <w:pStyle w:val="TOC1"/>
        <w:rPr>
          <w:rFonts w:eastAsiaTheme="minorEastAsia" w:cstheme="minorBidi"/>
        </w:rPr>
      </w:pPr>
      <w:hyperlink w:anchor="_Toc31210909" w:history="1">
        <w:r w:rsidR="003962F1" w:rsidRPr="004E0AC0">
          <w:rPr>
            <w:rStyle w:val="Hyperlink"/>
            <w:lang w:bidi="en-US"/>
          </w:rPr>
          <w:t>Appendix A - File Types for ACRT Source Files</w:t>
        </w:r>
        <w:r w:rsidR="003962F1">
          <w:rPr>
            <w:webHidden/>
          </w:rPr>
          <w:tab/>
        </w:r>
        <w:r w:rsidR="003962F1">
          <w:rPr>
            <w:webHidden/>
          </w:rPr>
          <w:fldChar w:fldCharType="begin"/>
        </w:r>
        <w:r w:rsidR="003962F1">
          <w:rPr>
            <w:webHidden/>
          </w:rPr>
          <w:instrText xml:space="preserve"> PAGEREF _Toc31210909 \h </w:instrText>
        </w:r>
        <w:r w:rsidR="003962F1">
          <w:rPr>
            <w:webHidden/>
          </w:rPr>
        </w:r>
        <w:r w:rsidR="003962F1">
          <w:rPr>
            <w:webHidden/>
          </w:rPr>
          <w:fldChar w:fldCharType="separate"/>
        </w:r>
        <w:r w:rsidR="003962F1">
          <w:rPr>
            <w:webHidden/>
          </w:rPr>
          <w:t>16</w:t>
        </w:r>
        <w:r w:rsidR="003962F1">
          <w:rPr>
            <w:webHidden/>
          </w:rPr>
          <w:fldChar w:fldCharType="end"/>
        </w:r>
      </w:hyperlink>
    </w:p>
    <w:p w14:paraId="66B6C5BC" w14:textId="6A827AE2" w:rsidR="003962F1" w:rsidRDefault="003C4D06">
      <w:pPr>
        <w:pStyle w:val="TOC1"/>
        <w:rPr>
          <w:rFonts w:eastAsiaTheme="minorEastAsia" w:cstheme="minorBidi"/>
        </w:rPr>
      </w:pPr>
      <w:hyperlink w:anchor="_Toc31210910" w:history="1">
        <w:r w:rsidR="003962F1" w:rsidRPr="004E0AC0">
          <w:rPr>
            <w:rStyle w:val="Hyperlink"/>
            <w:lang w:bidi="en-US"/>
          </w:rPr>
          <w:t>Appendix B -  Advance User Support</w:t>
        </w:r>
        <w:r w:rsidR="003962F1">
          <w:rPr>
            <w:webHidden/>
          </w:rPr>
          <w:tab/>
        </w:r>
        <w:r w:rsidR="003962F1">
          <w:rPr>
            <w:webHidden/>
          </w:rPr>
          <w:fldChar w:fldCharType="begin"/>
        </w:r>
        <w:r w:rsidR="003962F1">
          <w:rPr>
            <w:webHidden/>
          </w:rPr>
          <w:instrText xml:space="preserve"> PAGEREF _Toc31210910 \h </w:instrText>
        </w:r>
        <w:r w:rsidR="003962F1">
          <w:rPr>
            <w:webHidden/>
          </w:rPr>
        </w:r>
        <w:r w:rsidR="003962F1">
          <w:rPr>
            <w:webHidden/>
          </w:rPr>
          <w:fldChar w:fldCharType="separate"/>
        </w:r>
        <w:r w:rsidR="003962F1">
          <w:rPr>
            <w:webHidden/>
          </w:rPr>
          <w:t>17</w:t>
        </w:r>
        <w:r w:rsidR="003962F1">
          <w:rPr>
            <w:webHidden/>
          </w:rPr>
          <w:fldChar w:fldCharType="end"/>
        </w:r>
      </w:hyperlink>
    </w:p>
    <w:p w14:paraId="0CCCB94F" w14:textId="43AB5110" w:rsidR="003962F1" w:rsidRDefault="003C4D06">
      <w:pPr>
        <w:pStyle w:val="TOC2"/>
        <w:tabs>
          <w:tab w:val="right" w:leader="dot" w:pos="10790"/>
        </w:tabs>
        <w:rPr>
          <w:rFonts w:eastAsiaTheme="minorEastAsia"/>
          <w:noProof/>
        </w:rPr>
      </w:pPr>
      <w:hyperlink w:anchor="_Toc31210911" w:history="1">
        <w:r w:rsidR="003962F1" w:rsidRPr="004E0AC0">
          <w:rPr>
            <w:rStyle w:val="Hyperlink"/>
            <w:noProof/>
          </w:rPr>
          <w:t>Introduction to JSON</w:t>
        </w:r>
        <w:r w:rsidR="003962F1">
          <w:rPr>
            <w:noProof/>
            <w:webHidden/>
          </w:rPr>
          <w:tab/>
        </w:r>
        <w:r w:rsidR="003962F1">
          <w:rPr>
            <w:noProof/>
            <w:webHidden/>
          </w:rPr>
          <w:fldChar w:fldCharType="begin"/>
        </w:r>
        <w:r w:rsidR="003962F1">
          <w:rPr>
            <w:noProof/>
            <w:webHidden/>
          </w:rPr>
          <w:instrText xml:space="preserve"> PAGEREF _Toc31210911 \h </w:instrText>
        </w:r>
        <w:r w:rsidR="003962F1">
          <w:rPr>
            <w:noProof/>
            <w:webHidden/>
          </w:rPr>
        </w:r>
        <w:r w:rsidR="003962F1">
          <w:rPr>
            <w:noProof/>
            <w:webHidden/>
          </w:rPr>
          <w:fldChar w:fldCharType="separate"/>
        </w:r>
        <w:r w:rsidR="003962F1">
          <w:rPr>
            <w:noProof/>
            <w:webHidden/>
          </w:rPr>
          <w:t>17</w:t>
        </w:r>
        <w:r w:rsidR="003962F1">
          <w:rPr>
            <w:noProof/>
            <w:webHidden/>
          </w:rPr>
          <w:fldChar w:fldCharType="end"/>
        </w:r>
      </w:hyperlink>
    </w:p>
    <w:p w14:paraId="24EDB06B" w14:textId="39155721" w:rsidR="003962F1" w:rsidRDefault="003C4D06">
      <w:pPr>
        <w:pStyle w:val="TOC3"/>
        <w:tabs>
          <w:tab w:val="right" w:leader="dot" w:pos="10790"/>
        </w:tabs>
        <w:rPr>
          <w:rFonts w:eastAsiaTheme="minorEastAsia"/>
          <w:noProof/>
        </w:rPr>
      </w:pPr>
      <w:hyperlink w:anchor="_Toc31210912" w:history="1">
        <w:r w:rsidR="003962F1" w:rsidRPr="004E0AC0">
          <w:rPr>
            <w:rStyle w:val="Hyperlink"/>
            <w:noProof/>
          </w:rPr>
          <w:t>JSON File Structure</w:t>
        </w:r>
        <w:r w:rsidR="003962F1">
          <w:rPr>
            <w:noProof/>
            <w:webHidden/>
          </w:rPr>
          <w:tab/>
        </w:r>
        <w:r w:rsidR="003962F1">
          <w:rPr>
            <w:noProof/>
            <w:webHidden/>
          </w:rPr>
          <w:fldChar w:fldCharType="begin"/>
        </w:r>
        <w:r w:rsidR="003962F1">
          <w:rPr>
            <w:noProof/>
            <w:webHidden/>
          </w:rPr>
          <w:instrText xml:space="preserve"> PAGEREF _Toc31210912 \h </w:instrText>
        </w:r>
        <w:r w:rsidR="003962F1">
          <w:rPr>
            <w:noProof/>
            <w:webHidden/>
          </w:rPr>
        </w:r>
        <w:r w:rsidR="003962F1">
          <w:rPr>
            <w:noProof/>
            <w:webHidden/>
          </w:rPr>
          <w:fldChar w:fldCharType="separate"/>
        </w:r>
        <w:r w:rsidR="003962F1">
          <w:rPr>
            <w:noProof/>
            <w:webHidden/>
          </w:rPr>
          <w:t>17</w:t>
        </w:r>
        <w:r w:rsidR="003962F1">
          <w:rPr>
            <w:noProof/>
            <w:webHidden/>
          </w:rPr>
          <w:fldChar w:fldCharType="end"/>
        </w:r>
      </w:hyperlink>
    </w:p>
    <w:p w14:paraId="4D95AC7F" w14:textId="6A3635F1" w:rsidR="003962F1" w:rsidRDefault="003C4D06">
      <w:pPr>
        <w:pStyle w:val="TOC2"/>
        <w:tabs>
          <w:tab w:val="right" w:leader="dot" w:pos="10790"/>
        </w:tabs>
        <w:rPr>
          <w:rFonts w:eastAsiaTheme="minorEastAsia"/>
          <w:noProof/>
        </w:rPr>
      </w:pPr>
      <w:hyperlink w:anchor="_Toc31210913" w:history="1">
        <w:r w:rsidR="003962F1" w:rsidRPr="004E0AC0">
          <w:rPr>
            <w:rStyle w:val="Hyperlink"/>
            <w:noProof/>
          </w:rPr>
          <w:t>How to Manipulate JSON File</w:t>
        </w:r>
        <w:r w:rsidR="003962F1">
          <w:rPr>
            <w:noProof/>
            <w:webHidden/>
          </w:rPr>
          <w:tab/>
        </w:r>
        <w:r w:rsidR="003962F1">
          <w:rPr>
            <w:noProof/>
            <w:webHidden/>
          </w:rPr>
          <w:fldChar w:fldCharType="begin"/>
        </w:r>
        <w:r w:rsidR="003962F1">
          <w:rPr>
            <w:noProof/>
            <w:webHidden/>
          </w:rPr>
          <w:instrText xml:space="preserve"> PAGEREF _Toc31210913 \h </w:instrText>
        </w:r>
        <w:r w:rsidR="003962F1">
          <w:rPr>
            <w:noProof/>
            <w:webHidden/>
          </w:rPr>
        </w:r>
        <w:r w:rsidR="003962F1">
          <w:rPr>
            <w:noProof/>
            <w:webHidden/>
          </w:rPr>
          <w:fldChar w:fldCharType="separate"/>
        </w:r>
        <w:r w:rsidR="003962F1">
          <w:rPr>
            <w:noProof/>
            <w:webHidden/>
          </w:rPr>
          <w:t>17</w:t>
        </w:r>
        <w:r w:rsidR="003962F1">
          <w:rPr>
            <w:noProof/>
            <w:webHidden/>
          </w:rPr>
          <w:fldChar w:fldCharType="end"/>
        </w:r>
      </w:hyperlink>
    </w:p>
    <w:p w14:paraId="020763C0" w14:textId="4966BD37" w:rsidR="003962F1" w:rsidRDefault="003C4D06">
      <w:pPr>
        <w:pStyle w:val="TOC2"/>
        <w:tabs>
          <w:tab w:val="right" w:leader="dot" w:pos="10790"/>
        </w:tabs>
        <w:rPr>
          <w:rFonts w:eastAsiaTheme="minorEastAsia"/>
          <w:noProof/>
        </w:rPr>
      </w:pPr>
      <w:hyperlink w:anchor="_Toc31210914" w:history="1">
        <w:r w:rsidR="003962F1" w:rsidRPr="004E0AC0">
          <w:rPr>
            <w:rStyle w:val="Hyperlink"/>
            <w:noProof/>
          </w:rPr>
          <w:t>How to Update Test Conditions</w:t>
        </w:r>
        <w:r w:rsidR="003962F1">
          <w:rPr>
            <w:noProof/>
            <w:webHidden/>
          </w:rPr>
          <w:tab/>
        </w:r>
        <w:r w:rsidR="003962F1">
          <w:rPr>
            <w:noProof/>
            <w:webHidden/>
          </w:rPr>
          <w:fldChar w:fldCharType="begin"/>
        </w:r>
        <w:r w:rsidR="003962F1">
          <w:rPr>
            <w:noProof/>
            <w:webHidden/>
          </w:rPr>
          <w:instrText xml:space="preserve"> PAGEREF _Toc31210914 \h </w:instrText>
        </w:r>
        <w:r w:rsidR="003962F1">
          <w:rPr>
            <w:noProof/>
            <w:webHidden/>
          </w:rPr>
        </w:r>
        <w:r w:rsidR="003962F1">
          <w:rPr>
            <w:noProof/>
            <w:webHidden/>
          </w:rPr>
          <w:fldChar w:fldCharType="separate"/>
        </w:r>
        <w:r w:rsidR="003962F1">
          <w:rPr>
            <w:noProof/>
            <w:webHidden/>
          </w:rPr>
          <w:t>18</w:t>
        </w:r>
        <w:r w:rsidR="003962F1">
          <w:rPr>
            <w:noProof/>
            <w:webHidden/>
          </w:rPr>
          <w:fldChar w:fldCharType="end"/>
        </w:r>
      </w:hyperlink>
    </w:p>
    <w:p w14:paraId="708A6788" w14:textId="23FCC2FB" w:rsidR="003962F1" w:rsidRDefault="003C4D06">
      <w:pPr>
        <w:pStyle w:val="TOC2"/>
        <w:tabs>
          <w:tab w:val="right" w:leader="dot" w:pos="10790"/>
        </w:tabs>
        <w:rPr>
          <w:rFonts w:eastAsiaTheme="minorEastAsia"/>
          <w:noProof/>
        </w:rPr>
      </w:pPr>
      <w:hyperlink w:anchor="_Toc31210915" w:history="1">
        <w:r w:rsidR="003962F1" w:rsidRPr="004E0AC0">
          <w:rPr>
            <w:rStyle w:val="Hyperlink"/>
            <w:noProof/>
          </w:rPr>
          <w:t>Updating Drop-down Menu Option</w:t>
        </w:r>
        <w:r w:rsidR="003962F1">
          <w:rPr>
            <w:noProof/>
            <w:webHidden/>
          </w:rPr>
          <w:tab/>
        </w:r>
        <w:r w:rsidR="003962F1">
          <w:rPr>
            <w:noProof/>
            <w:webHidden/>
          </w:rPr>
          <w:fldChar w:fldCharType="begin"/>
        </w:r>
        <w:r w:rsidR="003962F1">
          <w:rPr>
            <w:noProof/>
            <w:webHidden/>
          </w:rPr>
          <w:instrText xml:space="preserve"> PAGEREF _Toc31210915 \h </w:instrText>
        </w:r>
        <w:r w:rsidR="003962F1">
          <w:rPr>
            <w:noProof/>
            <w:webHidden/>
          </w:rPr>
        </w:r>
        <w:r w:rsidR="003962F1">
          <w:rPr>
            <w:noProof/>
            <w:webHidden/>
          </w:rPr>
          <w:fldChar w:fldCharType="separate"/>
        </w:r>
        <w:r w:rsidR="003962F1">
          <w:rPr>
            <w:noProof/>
            <w:webHidden/>
          </w:rPr>
          <w:t>18</w:t>
        </w:r>
        <w:r w:rsidR="003962F1">
          <w:rPr>
            <w:noProof/>
            <w:webHidden/>
          </w:rPr>
          <w:fldChar w:fldCharType="end"/>
        </w:r>
      </w:hyperlink>
    </w:p>
    <w:p w14:paraId="7F304D6C" w14:textId="535206E2" w:rsidR="00935563" w:rsidRDefault="00AA7E9A" w:rsidP="00935563">
      <w:pPr>
        <w:pStyle w:val="Heading1"/>
        <w:rPr>
          <w:rFonts w:asciiTheme="majorHAnsi" w:eastAsiaTheme="majorEastAsia" w:hAnsiTheme="majorHAnsi" w:cstheme="majorBidi"/>
          <w:b w:val="0"/>
          <w:bCs w:val="0"/>
          <w:color w:val="365F91" w:themeColor="accent1" w:themeShade="BF"/>
          <w:sz w:val="32"/>
          <w:szCs w:val="32"/>
        </w:rPr>
      </w:pPr>
      <w:r>
        <w:rPr>
          <w:rFonts w:asciiTheme="majorHAnsi" w:eastAsiaTheme="majorEastAsia" w:hAnsiTheme="majorHAnsi" w:cstheme="majorBidi"/>
          <w:color w:val="365F91" w:themeColor="accent1" w:themeShade="BF"/>
          <w:sz w:val="32"/>
          <w:szCs w:val="32"/>
        </w:rPr>
        <w:fldChar w:fldCharType="end"/>
      </w:r>
      <w:bookmarkStart w:id="0" w:name="_Hlk14095968"/>
      <w:r w:rsidR="00935563">
        <w:rPr>
          <w:rFonts w:asciiTheme="majorHAnsi" w:eastAsiaTheme="majorEastAsia" w:hAnsiTheme="majorHAnsi" w:cstheme="majorBidi"/>
          <w:color w:val="365F91" w:themeColor="accent1" w:themeShade="BF"/>
          <w:sz w:val="32"/>
          <w:szCs w:val="32"/>
        </w:rPr>
        <w:br w:type="page"/>
      </w:r>
    </w:p>
    <w:p w14:paraId="206D5E91" w14:textId="55CA9651" w:rsidR="00AA7E9A" w:rsidRPr="00576FE7" w:rsidRDefault="00DA3F88" w:rsidP="003A31D7">
      <w:pPr>
        <w:pStyle w:val="Heading1"/>
        <w:spacing w:after="240"/>
      </w:pPr>
      <w:bookmarkStart w:id="1" w:name="_Toc31210895"/>
      <w:r>
        <w:lastRenderedPageBreak/>
        <w:t>Chapter</w:t>
      </w:r>
      <w:r w:rsidR="00AA7E9A">
        <w:t xml:space="preserve"> 1: Introduction to the Accessibility Compliance Reporting Tool</w:t>
      </w:r>
      <w:bookmarkEnd w:id="1"/>
    </w:p>
    <w:p w14:paraId="1ED19953" w14:textId="77777777" w:rsidR="00AA7E9A" w:rsidRPr="00115CA7" w:rsidRDefault="00AA7E9A" w:rsidP="00AA7E9A">
      <w:pPr>
        <w:rPr>
          <w:rStyle w:val="Strong"/>
        </w:rPr>
      </w:pPr>
      <w:r w:rsidRPr="00115CA7">
        <w:rPr>
          <w:rStyle w:val="Strong"/>
        </w:rPr>
        <w:t>Objective</w:t>
      </w:r>
      <w:r w:rsidR="00A97214" w:rsidRPr="00115CA7">
        <w:rPr>
          <w:rStyle w:val="Strong"/>
        </w:rPr>
        <w:t>s</w:t>
      </w:r>
      <w:r w:rsidRPr="00115CA7">
        <w:rPr>
          <w:rStyle w:val="Strong"/>
        </w:rPr>
        <w:t>:</w:t>
      </w:r>
    </w:p>
    <w:p w14:paraId="69F3C4EA" w14:textId="77777777" w:rsidR="00AA7E9A" w:rsidRPr="00C51BAC" w:rsidRDefault="00AA7E9A" w:rsidP="00AA7E9A">
      <w:pPr>
        <w:pStyle w:val="ListParagraph"/>
        <w:numPr>
          <w:ilvl w:val="0"/>
          <w:numId w:val="9"/>
        </w:numPr>
      </w:pPr>
      <w:r w:rsidRPr="00C51BAC">
        <w:t>Understand what is the Application Compliance Reporting Tool (ACRT)</w:t>
      </w:r>
    </w:p>
    <w:p w14:paraId="47D634F3" w14:textId="77777777" w:rsidR="00AA7E9A" w:rsidRPr="00C51BAC" w:rsidRDefault="00AA7E9A" w:rsidP="00AA7E9A">
      <w:pPr>
        <w:pStyle w:val="ListParagraph"/>
        <w:numPr>
          <w:ilvl w:val="0"/>
          <w:numId w:val="9"/>
        </w:numPr>
      </w:pPr>
      <w:r w:rsidRPr="00C51BAC">
        <w:t>Understand how ACRT is used</w:t>
      </w:r>
    </w:p>
    <w:p w14:paraId="6B40C9A7" w14:textId="77777777" w:rsidR="00AA7E9A" w:rsidRDefault="00AA7E9A" w:rsidP="003A31D7">
      <w:pPr>
        <w:pStyle w:val="Heading2"/>
        <w:spacing w:after="240"/>
      </w:pPr>
      <w:bookmarkStart w:id="2" w:name="_Toc31210896"/>
      <w:r w:rsidRPr="00C51BAC">
        <w:t>Topic</w:t>
      </w:r>
      <w:r w:rsidRPr="000919DB">
        <w:rPr>
          <w:b/>
        </w:rPr>
        <w:t xml:space="preserve"> </w:t>
      </w:r>
      <w:r w:rsidRPr="00C51BAC">
        <w:t>1: What</w:t>
      </w:r>
      <w:r>
        <w:t xml:space="preserve"> is the Application Compliance Reporting Tool (ACRT)?</w:t>
      </w:r>
      <w:bookmarkEnd w:id="2"/>
    </w:p>
    <w:p w14:paraId="2F84FAB7" w14:textId="77777777" w:rsidR="00AA7E9A" w:rsidRPr="00C51BAC" w:rsidRDefault="00AA7E9A" w:rsidP="00AA7E9A">
      <w:r w:rsidRPr="00C51BAC">
        <w:rPr>
          <w:b/>
        </w:rPr>
        <w:t>Tool Tips</w:t>
      </w:r>
      <w:r w:rsidRPr="00C51BAC">
        <w:t>:</w:t>
      </w:r>
    </w:p>
    <w:p w14:paraId="1B92F974" w14:textId="6AAFF47C" w:rsidR="00AA7E9A" w:rsidRPr="00C51BAC" w:rsidRDefault="00AA7E9A" w:rsidP="00AA7E9A">
      <w:pPr>
        <w:pStyle w:val="ListParagraph"/>
        <w:numPr>
          <w:ilvl w:val="0"/>
          <w:numId w:val="10"/>
        </w:numPr>
      </w:pPr>
      <w:r w:rsidRPr="00C51BAC">
        <w:t xml:space="preserve">Trusted Testers with </w:t>
      </w:r>
      <w:commentRangeStart w:id="3"/>
      <w:r w:rsidRPr="00C51BAC">
        <w:t xml:space="preserve">government email accounts </w:t>
      </w:r>
      <w:commentRangeEnd w:id="3"/>
      <w:r w:rsidR="00CA7E07">
        <w:rPr>
          <w:rStyle w:val="CommentReference"/>
        </w:rPr>
        <w:commentReference w:id="3"/>
      </w:r>
      <w:r w:rsidRPr="00C51BAC">
        <w:t>can attach the output from ACRT to the ticket in the Accessibility Compliance Management System (ACMS)</w:t>
      </w:r>
      <w:r w:rsidR="006B4322">
        <w:t xml:space="preserve"> 2.0</w:t>
      </w:r>
      <w:r w:rsidRPr="00C51BAC">
        <w:t xml:space="preserve"> to record test results and to obtain a Compliance Determination Form.</w:t>
      </w:r>
    </w:p>
    <w:p w14:paraId="707888BE" w14:textId="25A44EE2" w:rsidR="00C51BAC" w:rsidRDefault="00AA7E9A" w:rsidP="00C51BAC">
      <w:pPr>
        <w:pStyle w:val="ListParagraph"/>
        <w:numPr>
          <w:ilvl w:val="0"/>
          <w:numId w:val="10"/>
        </w:numPr>
      </w:pPr>
      <w:r w:rsidRPr="00C51BAC">
        <w:t>You do not need access to any government sites or databases to use ACRT.</w:t>
      </w:r>
    </w:p>
    <w:p w14:paraId="2B72FAE9" w14:textId="51ECF4A6" w:rsidR="006B4322" w:rsidRDefault="006B4322" w:rsidP="006B4322">
      <w:pPr>
        <w:pStyle w:val="ListParagraph"/>
        <w:numPr>
          <w:ilvl w:val="0"/>
          <w:numId w:val="10"/>
        </w:numPr>
      </w:pPr>
      <w:r w:rsidRPr="006B4322">
        <w:t xml:space="preserve">Captured data can be stored on a local machine in </w:t>
      </w:r>
      <w:commentRangeStart w:id="4"/>
      <w:r w:rsidRPr="006B4322">
        <w:t xml:space="preserve">JSON file format </w:t>
      </w:r>
      <w:commentRangeEnd w:id="4"/>
      <w:r w:rsidR="00CA7E07">
        <w:rPr>
          <w:rStyle w:val="CommentReference"/>
        </w:rPr>
        <w:commentReference w:id="4"/>
      </w:r>
      <w:r w:rsidRPr="006B4322">
        <w:t xml:space="preserve">or </w:t>
      </w:r>
      <w:r>
        <w:t>HTML</w:t>
      </w:r>
      <w:r w:rsidRPr="006B4322">
        <w:t xml:space="preserve"> file format.</w:t>
      </w:r>
    </w:p>
    <w:p w14:paraId="7A471422" w14:textId="0A725634" w:rsidR="006B4322" w:rsidRPr="00C51BAC" w:rsidRDefault="006B4322" w:rsidP="006B4322">
      <w:pPr>
        <w:pStyle w:val="ListParagraph"/>
        <w:numPr>
          <w:ilvl w:val="0"/>
          <w:numId w:val="10"/>
        </w:numPr>
      </w:pPr>
      <w:r w:rsidRPr="006B4322">
        <w:t>Non-DHS users need to email JSON file</w:t>
      </w:r>
      <w:r>
        <w:t>s</w:t>
      </w:r>
      <w:r w:rsidRPr="006B4322">
        <w:t xml:space="preserve"> to</w:t>
      </w:r>
      <w:r>
        <w:t xml:space="preserve"> an</w:t>
      </w:r>
      <w:r w:rsidRPr="006B4322">
        <w:t xml:space="preserve"> DHS employee with ACMS</w:t>
      </w:r>
      <w:r>
        <w:t xml:space="preserve"> </w:t>
      </w:r>
      <w:r w:rsidRPr="006B4322">
        <w:t>2.0 license.</w:t>
      </w:r>
    </w:p>
    <w:p w14:paraId="186E03BB" w14:textId="77777777" w:rsidR="003E6781" w:rsidRPr="006720C7" w:rsidRDefault="00AA7E9A" w:rsidP="003E6781">
      <w:pPr>
        <w:pStyle w:val="Heading3"/>
      </w:pPr>
      <w:bookmarkStart w:id="5" w:name="_Toc31210897"/>
      <w:r>
        <w:t xml:space="preserve">Introduction to </w:t>
      </w:r>
      <w:r w:rsidR="003E6781">
        <w:t>ACRT</w:t>
      </w:r>
      <w:bookmarkEnd w:id="5"/>
    </w:p>
    <w:bookmarkEnd w:id="0"/>
    <w:p w14:paraId="7C439FD6" w14:textId="4BA0CF3F" w:rsidR="00335A6F" w:rsidRDefault="00AA7E9A" w:rsidP="00C51BAC">
      <w:r w:rsidRPr="00576FE7">
        <w:t>The Application Compliance Reporting Tool (ACRT) is</w:t>
      </w:r>
      <w:r w:rsidR="00335A6F">
        <w:t xml:space="preserve"> an</w:t>
      </w:r>
      <w:r w:rsidRPr="00576FE7">
        <w:t xml:space="preserve"> </w:t>
      </w:r>
      <w:r w:rsidR="00335A6F" w:rsidRPr="00335A6F">
        <w:t>ope</w:t>
      </w:r>
      <w:r w:rsidR="00BB2CED">
        <w:t xml:space="preserve">nsource (MIT License) and browser-based </w:t>
      </w:r>
      <w:r w:rsidR="00335A6F" w:rsidRPr="00335A6F">
        <w:t>application compatible to al</w:t>
      </w:r>
      <w:r w:rsidR="00BB2CED">
        <w:t xml:space="preserve">l common operating systems. </w:t>
      </w:r>
      <w:r w:rsidR="003E5871">
        <w:t>This tool does not require installation</w:t>
      </w:r>
      <w:r w:rsidR="00335A6F" w:rsidRPr="00335A6F">
        <w:t>.</w:t>
      </w:r>
      <w:r w:rsidR="008B0358">
        <w:t xml:space="preserve"> </w:t>
      </w:r>
      <w:r w:rsidR="00335A6F">
        <w:t>As a</w:t>
      </w:r>
      <w:r w:rsidR="00335A6F" w:rsidRPr="00335A6F">
        <w:t xml:space="preserve"> standalone application</w:t>
      </w:r>
      <w:r w:rsidR="008B0358">
        <w:t xml:space="preserve">, it </w:t>
      </w:r>
      <w:r w:rsidR="00335A6F" w:rsidRPr="00335A6F">
        <w:t xml:space="preserve">does not directly interact </w:t>
      </w:r>
      <w:r w:rsidR="00335A6F">
        <w:t xml:space="preserve">with </w:t>
      </w:r>
      <w:r w:rsidR="00335A6F" w:rsidRPr="00335A6F">
        <w:t>any resources outside</w:t>
      </w:r>
      <w:r w:rsidR="00381E63">
        <w:t xml:space="preserve"> the</w:t>
      </w:r>
      <w:r w:rsidR="00335A6F" w:rsidRPr="00335A6F">
        <w:t xml:space="preserve"> local working machine</w:t>
      </w:r>
      <w:r w:rsidR="008B0358">
        <w:t xml:space="preserve">. </w:t>
      </w:r>
      <w:r w:rsidR="008B0358" w:rsidRPr="008B0358">
        <w:t>Stored data can be shared with others</w:t>
      </w:r>
      <w:r w:rsidR="003E5871">
        <w:t xml:space="preserve"> easily using storage</w:t>
      </w:r>
      <w:r w:rsidR="006B4322">
        <w:t xml:space="preserve"> device</w:t>
      </w:r>
      <w:r w:rsidR="00C162CE">
        <w:t>s</w:t>
      </w:r>
      <w:r w:rsidR="006B4322">
        <w:t xml:space="preserve">, </w:t>
      </w:r>
      <w:r w:rsidR="008B0358" w:rsidRPr="008B0358">
        <w:t>email attachment</w:t>
      </w:r>
      <w:r w:rsidR="00C162CE">
        <w:t>s</w:t>
      </w:r>
      <w:r w:rsidR="006B4322">
        <w:t xml:space="preserve">, </w:t>
      </w:r>
      <w:r w:rsidR="00C162CE">
        <w:t xml:space="preserve">and/or </w:t>
      </w:r>
      <w:r w:rsidR="006B4322">
        <w:t>print</w:t>
      </w:r>
      <w:r w:rsidR="00C162CE">
        <w:t xml:space="preserve"> </w:t>
      </w:r>
      <w:r w:rsidR="008B0358" w:rsidRPr="008B0358">
        <w:t>HTML report</w:t>
      </w:r>
      <w:r w:rsidR="006B4322">
        <w:t>s, as</w:t>
      </w:r>
      <w:r w:rsidR="008B0358" w:rsidRPr="008B0358">
        <w:t xml:space="preserve"> needed.</w:t>
      </w:r>
      <w:r w:rsidR="002877EA">
        <w:t xml:space="preserve">  ACRT is only used for cap</w:t>
      </w:r>
      <w:r w:rsidR="00614DFA">
        <w:t xml:space="preserve">turing test results related to </w:t>
      </w:r>
      <w:r w:rsidR="002877EA">
        <w:t xml:space="preserve">web content </w:t>
      </w:r>
      <w:r w:rsidR="00D164BD">
        <w:t xml:space="preserve">at this time. </w:t>
      </w:r>
    </w:p>
    <w:p w14:paraId="0A9C6B7E" w14:textId="01924E2B" w:rsidR="00AA7E9A" w:rsidRDefault="00990AF4" w:rsidP="00AA7E9A">
      <w:r>
        <w:rPr>
          <w:noProof/>
        </w:rPr>
        <w:drawing>
          <wp:inline distT="0" distB="0" distL="0" distR="0" wp14:anchorId="61615C09" wp14:editId="16107DB9">
            <wp:extent cx="6753225" cy="3070860"/>
            <wp:effectExtent l="0" t="0" r="9525" b="0"/>
            <wp:docPr id="19" name="Picture 1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png@01D5D6B5.C5A95050"/>
                    <pic:cNvPicPr>
                      <a:picLocks noChangeAspect="1" noChangeArrowheads="1"/>
                    </pic:cNvPicPr>
                  </pic:nvPicPr>
                  <pic:blipFill rotWithShape="1">
                    <a:blip r:embed="rId14" r:link="rId15" cstate="print">
                      <a:extLst>
                        <a:ext uri="{28A0092B-C50C-407E-A947-70E740481C1C}">
                          <a14:useLocalDpi xmlns:a14="http://schemas.microsoft.com/office/drawing/2010/main" val="0"/>
                        </a:ext>
                      </a:extLst>
                    </a:blip>
                    <a:srcRect r="1524"/>
                    <a:stretch/>
                  </pic:blipFill>
                  <pic:spPr bwMode="auto">
                    <a:xfrm>
                      <a:off x="0" y="0"/>
                      <a:ext cx="6753443" cy="3070959"/>
                    </a:xfrm>
                    <a:prstGeom prst="rect">
                      <a:avLst/>
                    </a:prstGeom>
                    <a:noFill/>
                    <a:ln>
                      <a:noFill/>
                    </a:ln>
                    <a:extLst>
                      <a:ext uri="{53640926-AAD7-44D8-BBD7-CCE9431645EC}">
                        <a14:shadowObscured xmlns:a14="http://schemas.microsoft.com/office/drawing/2010/main"/>
                      </a:ext>
                    </a:extLst>
                  </pic:spPr>
                </pic:pic>
              </a:graphicData>
            </a:graphic>
          </wp:inline>
        </w:drawing>
      </w:r>
    </w:p>
    <w:p w14:paraId="2DD46D5B" w14:textId="3CF660FA" w:rsidR="003A31D7" w:rsidRPr="004C633C" w:rsidRDefault="00874CD3" w:rsidP="00E768D6">
      <w:pPr>
        <w:spacing w:after="0"/>
        <w:rPr>
          <w:b/>
          <w:i/>
          <w:sz w:val="18"/>
        </w:rPr>
      </w:pPr>
      <w:r w:rsidRPr="004C633C">
        <w:rPr>
          <w:b/>
          <w:i/>
          <w:sz w:val="18"/>
        </w:rPr>
        <w:t>Figure 1: ACRT Home Page</w:t>
      </w:r>
    </w:p>
    <w:p w14:paraId="497418D2" w14:textId="1015589E" w:rsidR="00AA7E9A" w:rsidRPr="00840B1B" w:rsidRDefault="00DA3F88" w:rsidP="003A31D7">
      <w:pPr>
        <w:pStyle w:val="Heading1"/>
        <w:spacing w:after="240"/>
        <w:rPr>
          <w:rFonts w:eastAsiaTheme="majorEastAsia"/>
        </w:rPr>
      </w:pPr>
      <w:bookmarkStart w:id="6" w:name="_Toc31210898"/>
      <w:bookmarkStart w:id="7" w:name="_Hlk14165568"/>
      <w:r>
        <w:rPr>
          <w:rFonts w:eastAsiaTheme="majorEastAsia"/>
        </w:rPr>
        <w:lastRenderedPageBreak/>
        <w:t>Chapter</w:t>
      </w:r>
      <w:r w:rsidR="00AA7E9A">
        <w:rPr>
          <w:rFonts w:eastAsiaTheme="majorEastAsia"/>
        </w:rPr>
        <w:t xml:space="preserve"> 2</w:t>
      </w:r>
      <w:r w:rsidR="00AA7E9A" w:rsidRPr="00840B1B">
        <w:rPr>
          <w:rFonts w:eastAsiaTheme="majorEastAsia"/>
        </w:rPr>
        <w:t xml:space="preserve">: </w:t>
      </w:r>
      <w:r w:rsidR="00AA7E9A">
        <w:rPr>
          <w:rFonts w:eastAsiaTheme="majorEastAsia"/>
        </w:rPr>
        <w:t xml:space="preserve">Getting Started: </w:t>
      </w:r>
      <w:r w:rsidR="00AA7E9A" w:rsidRPr="00840B1B">
        <w:rPr>
          <w:rFonts w:eastAsiaTheme="majorEastAsia"/>
        </w:rPr>
        <w:t xml:space="preserve">How to </w:t>
      </w:r>
      <w:r w:rsidR="00AA7E9A">
        <w:rPr>
          <w:rFonts w:eastAsiaTheme="majorEastAsia"/>
        </w:rPr>
        <w:t>Create, Edit, and View</w:t>
      </w:r>
      <w:r w:rsidR="00AA7E9A" w:rsidRPr="00840B1B">
        <w:rPr>
          <w:rFonts w:eastAsiaTheme="majorEastAsia"/>
        </w:rPr>
        <w:t xml:space="preserve"> Test Re</w:t>
      </w:r>
      <w:r w:rsidR="00AA7E9A">
        <w:rPr>
          <w:rFonts w:eastAsiaTheme="majorEastAsia"/>
        </w:rPr>
        <w:t>port</w:t>
      </w:r>
      <w:bookmarkEnd w:id="6"/>
    </w:p>
    <w:p w14:paraId="05E90530" w14:textId="77777777" w:rsidR="00AA7E9A" w:rsidRPr="00115CA7" w:rsidRDefault="00AA7E9A" w:rsidP="00AA7E9A">
      <w:pPr>
        <w:rPr>
          <w:rStyle w:val="Strong"/>
        </w:rPr>
      </w:pPr>
      <w:r w:rsidRPr="00115CA7">
        <w:rPr>
          <w:rStyle w:val="Strong"/>
        </w:rPr>
        <w:t>Objective</w:t>
      </w:r>
      <w:r w:rsidR="00A97214" w:rsidRPr="00115CA7">
        <w:rPr>
          <w:rStyle w:val="Strong"/>
        </w:rPr>
        <w:t>s</w:t>
      </w:r>
      <w:r w:rsidRPr="00115CA7">
        <w:rPr>
          <w:rStyle w:val="Strong"/>
        </w:rPr>
        <w:t>:</w:t>
      </w:r>
    </w:p>
    <w:p w14:paraId="5778AE32" w14:textId="77777777" w:rsidR="00AA7E9A" w:rsidRDefault="00AA7E9A" w:rsidP="00AA7E9A">
      <w:pPr>
        <w:pStyle w:val="ListParagraph"/>
        <w:numPr>
          <w:ilvl w:val="0"/>
          <w:numId w:val="11"/>
        </w:numPr>
      </w:pPr>
      <w:r w:rsidRPr="00840B1B">
        <w:t xml:space="preserve">Understand </w:t>
      </w:r>
      <w:r>
        <w:t>how to create new test results in ACRT</w:t>
      </w:r>
    </w:p>
    <w:p w14:paraId="4BBF9100" w14:textId="77777777" w:rsidR="00AA7E9A" w:rsidRDefault="00AA7E9A" w:rsidP="00AA7E9A">
      <w:pPr>
        <w:pStyle w:val="ListParagraph"/>
        <w:numPr>
          <w:ilvl w:val="0"/>
          <w:numId w:val="11"/>
        </w:numPr>
      </w:pPr>
      <w:r>
        <w:t>Understand how to edit test results in ACRT</w:t>
      </w:r>
    </w:p>
    <w:p w14:paraId="0F2A88DE" w14:textId="77777777" w:rsidR="00AA7E9A" w:rsidRDefault="00AA7E9A" w:rsidP="00AA7E9A">
      <w:pPr>
        <w:pStyle w:val="ListParagraph"/>
        <w:numPr>
          <w:ilvl w:val="0"/>
          <w:numId w:val="11"/>
        </w:numPr>
      </w:pPr>
      <w:r>
        <w:t>Understand how to finalize test report in ACRT</w:t>
      </w:r>
    </w:p>
    <w:p w14:paraId="6DD15448" w14:textId="77777777" w:rsidR="00AA7E9A" w:rsidRPr="00840B1B" w:rsidRDefault="00AA7E9A" w:rsidP="00AA7E9A">
      <w:pPr>
        <w:pStyle w:val="ListParagraph"/>
        <w:numPr>
          <w:ilvl w:val="0"/>
          <w:numId w:val="11"/>
        </w:numPr>
      </w:pPr>
      <w:r>
        <w:t>Understand how to view test report in ACRT</w:t>
      </w:r>
    </w:p>
    <w:p w14:paraId="3FA39C30" w14:textId="56615299" w:rsidR="00AA7E9A" w:rsidRDefault="00AA7E9A" w:rsidP="003A31D7">
      <w:pPr>
        <w:pStyle w:val="Heading2"/>
        <w:spacing w:after="240"/>
      </w:pPr>
      <w:bookmarkStart w:id="8" w:name="_Toc31210899"/>
      <w:r w:rsidRPr="000919DB">
        <w:rPr>
          <w:b/>
        </w:rPr>
        <w:t>Topic 1:</w:t>
      </w:r>
      <w:r w:rsidRPr="00840B1B">
        <w:t xml:space="preserve"> How to </w:t>
      </w:r>
      <w:r>
        <w:t>Download ACRT</w:t>
      </w:r>
      <w:bookmarkEnd w:id="8"/>
      <w:r>
        <w:t xml:space="preserve"> </w:t>
      </w:r>
    </w:p>
    <w:p w14:paraId="02ABBCAD" w14:textId="77777777" w:rsidR="00AA7E9A" w:rsidRPr="004944BA" w:rsidRDefault="00AA7E9A" w:rsidP="00AA7E9A">
      <w:pPr>
        <w:rPr>
          <w:b/>
        </w:rPr>
      </w:pPr>
      <w:r>
        <w:rPr>
          <w:b/>
        </w:rPr>
        <w:t>Tool Tips</w:t>
      </w:r>
      <w:r w:rsidRPr="004944BA">
        <w:rPr>
          <w:b/>
        </w:rPr>
        <w:t xml:space="preserve">: </w:t>
      </w:r>
    </w:p>
    <w:p w14:paraId="1171E728" w14:textId="79268B71" w:rsidR="00AA7E9A" w:rsidRDefault="00AA7E9A" w:rsidP="00AA7E9A">
      <w:pPr>
        <w:pStyle w:val="ListParagraph"/>
        <w:numPr>
          <w:ilvl w:val="0"/>
          <w:numId w:val="13"/>
        </w:numPr>
      </w:pPr>
      <w:r>
        <w:t>ACRT</w:t>
      </w:r>
      <w:r w:rsidRPr="00743A36">
        <w:t xml:space="preserve"> works best </w:t>
      </w:r>
      <w:r w:rsidR="00115CA7">
        <w:t xml:space="preserve">in Google Chrome, </w:t>
      </w:r>
      <w:r>
        <w:t>Microsoft E</w:t>
      </w:r>
      <w:r w:rsidRPr="00743A36">
        <w:t xml:space="preserve">dge, </w:t>
      </w:r>
      <w:r>
        <w:t xml:space="preserve">Safari, </w:t>
      </w:r>
      <w:r w:rsidRPr="00743A36">
        <w:t xml:space="preserve">and Firefox. </w:t>
      </w:r>
      <w:r w:rsidRPr="00DA3BD6">
        <w:rPr>
          <w:b/>
          <w:u w:val="single"/>
        </w:rPr>
        <w:t>It is not compatible with Internet Explorer (IE).</w:t>
      </w:r>
      <w:r w:rsidRPr="00743A36">
        <w:t xml:space="preserve"> </w:t>
      </w:r>
    </w:p>
    <w:p w14:paraId="211A183D" w14:textId="052825E4" w:rsidR="00C162CE" w:rsidRDefault="00AA7E9A" w:rsidP="00C162CE">
      <w:pPr>
        <w:pStyle w:val="ListParagraph"/>
        <w:numPr>
          <w:ilvl w:val="0"/>
          <w:numId w:val="13"/>
        </w:numPr>
      </w:pPr>
      <w:r w:rsidRPr="00743A36">
        <w:t xml:space="preserve">If </w:t>
      </w:r>
      <w:r>
        <w:t>you receive the</w:t>
      </w:r>
      <w:r w:rsidRPr="00743A36">
        <w:t xml:space="preserve"> messages "Allow Blocked Content” or “Internet Explorer restricted this webpage from running scripts or ActiveX controls," close the IE browser and re-open the file using one of the </w:t>
      </w:r>
      <w:r w:rsidR="00EE77F0">
        <w:t xml:space="preserve">compatible </w:t>
      </w:r>
      <w:r w:rsidRPr="00743A36">
        <w:t>browsers</w:t>
      </w:r>
      <w:r w:rsidR="00EE77F0">
        <w:t xml:space="preserve"> listed above.  </w:t>
      </w:r>
    </w:p>
    <w:p w14:paraId="2C4BED23" w14:textId="0F653B2F" w:rsidR="00C162CE" w:rsidRDefault="00C162CE" w:rsidP="00AA7E9A">
      <w:pPr>
        <w:pStyle w:val="ListParagraph"/>
        <w:numPr>
          <w:ilvl w:val="0"/>
          <w:numId w:val="13"/>
        </w:numPr>
      </w:pPr>
      <w:r>
        <w:t>The ACRT Repository is accessible to the public and does not require a GitHub account.</w:t>
      </w:r>
    </w:p>
    <w:p w14:paraId="399C41A2" w14:textId="0F0457EF" w:rsidR="00AF1DDD" w:rsidRDefault="00C04796" w:rsidP="00AA7E9A">
      <w:pPr>
        <w:pStyle w:val="ListParagraph"/>
        <w:numPr>
          <w:ilvl w:val="0"/>
          <w:numId w:val="13"/>
        </w:numPr>
      </w:pPr>
      <w:r>
        <w:rPr>
          <w:b/>
          <w:u w:val="single"/>
        </w:rPr>
        <w:t>Only DHS personnel</w:t>
      </w:r>
      <w:r w:rsidR="00CC793C">
        <w:t xml:space="preserve"> </w:t>
      </w:r>
      <w:r w:rsidR="00AF1DDD">
        <w:t xml:space="preserve">without GitHub access </w:t>
      </w:r>
      <w:r w:rsidR="00CC793C">
        <w:t xml:space="preserve">can </w:t>
      </w:r>
      <w:r w:rsidR="00AF1DDD">
        <w:t>download the latest ACRT and support files from Bitbucket.</w:t>
      </w:r>
    </w:p>
    <w:p w14:paraId="5BB2ED96" w14:textId="405097BA" w:rsidR="00AA7E9A" w:rsidRPr="000919DB" w:rsidRDefault="00AA7E9A" w:rsidP="00AF63A2">
      <w:pPr>
        <w:pStyle w:val="Heading3"/>
      </w:pPr>
      <w:bookmarkStart w:id="9" w:name="_Toc31210900"/>
      <w:r w:rsidRPr="000919DB">
        <w:t xml:space="preserve">Instructions </w:t>
      </w:r>
      <w:r w:rsidR="00EE77F0">
        <w:t>for Downloading ACRT f</w:t>
      </w:r>
      <w:r w:rsidR="00990AF4">
        <w:t>ro</w:t>
      </w:r>
      <w:r w:rsidR="00EE77F0">
        <w:t xml:space="preserve">m </w:t>
      </w:r>
      <w:r w:rsidR="004906F0">
        <w:t>GitHub</w:t>
      </w:r>
      <w:bookmarkEnd w:id="9"/>
    </w:p>
    <w:p w14:paraId="7A518B86" w14:textId="7FEBA889" w:rsidR="00AA7E9A" w:rsidRDefault="00AA7E9A" w:rsidP="00AA7E9A">
      <w:pPr>
        <w:pStyle w:val="ListParagraph"/>
        <w:numPr>
          <w:ilvl w:val="0"/>
          <w:numId w:val="12"/>
        </w:numPr>
      </w:pPr>
      <w:bookmarkStart w:id="10" w:name="_Hlk31197406"/>
      <w:bookmarkEnd w:id="7"/>
      <w:r>
        <w:t xml:space="preserve">Download the latest </w:t>
      </w:r>
      <w:r w:rsidR="00EE77F0">
        <w:t xml:space="preserve">version of </w:t>
      </w:r>
      <w:r>
        <w:t xml:space="preserve">ACRT and </w:t>
      </w:r>
      <w:r w:rsidR="00EE77F0">
        <w:t xml:space="preserve">its </w:t>
      </w:r>
      <w:r>
        <w:t>support files</w:t>
      </w:r>
      <w:ins w:id="11" w:author="Wheeler, Dominique (CTR)" w:date="2020-02-03T15:02:00Z">
        <w:r w:rsidR="00612F22">
          <w:t xml:space="preserve"> </w:t>
        </w:r>
      </w:ins>
      <w:del w:id="12" w:author="Wheeler, Dominique (CTR)" w:date="2020-02-03T15:02:00Z">
        <w:r w:rsidR="00EE77F0" w:rsidDel="00612F22">
          <w:delText>,</w:delText>
        </w:r>
        <w:r w:rsidDel="00612F22">
          <w:delText xml:space="preserve"> </w:delText>
        </w:r>
      </w:del>
      <w:r w:rsidR="00EE77F0">
        <w:t>f</w:t>
      </w:r>
      <w:ins w:id="13" w:author="Wheeler, Dominique (CTR)" w:date="2020-02-03T15:03:00Z">
        <w:r w:rsidR="00612F22">
          <w:t>ro</w:t>
        </w:r>
      </w:ins>
      <w:del w:id="14" w:author="Wheeler, Dominique (CTR)" w:date="2020-02-03T15:03:00Z">
        <w:r w:rsidR="00EE77F0" w:rsidDel="00612F22">
          <w:delText>or</w:delText>
        </w:r>
      </w:del>
      <w:r w:rsidR="00EE77F0">
        <w:t xml:space="preserve">m the ACRT Repository, located at:  </w:t>
      </w:r>
      <w:hyperlink r:id="rId16" w:history="1">
        <w:r w:rsidRPr="00B055F2">
          <w:rPr>
            <w:rStyle w:val="Hyperlink"/>
          </w:rPr>
          <w:t>https://github.com/Section508Coordinators/ACRT</w:t>
        </w:r>
      </w:hyperlink>
      <w:r w:rsidR="00EE77F0">
        <w:t>.</w:t>
      </w:r>
      <w:r>
        <w:t xml:space="preserve"> </w:t>
      </w:r>
    </w:p>
    <w:p w14:paraId="60E3EE67" w14:textId="2ECF0578" w:rsidR="00D52B70" w:rsidRDefault="00D52B70" w:rsidP="00D52B70">
      <w:pPr>
        <w:pStyle w:val="ListParagraph"/>
        <w:numPr>
          <w:ilvl w:val="0"/>
          <w:numId w:val="12"/>
        </w:numPr>
      </w:pPr>
      <w:r w:rsidRPr="00D52B70">
        <w:t>For instruction</w:t>
      </w:r>
      <w:r>
        <w:t xml:space="preserve"> on</w:t>
      </w:r>
      <w:r w:rsidRPr="00D52B70">
        <w:t xml:space="preserve"> how to download </w:t>
      </w:r>
      <w:r>
        <w:t xml:space="preserve">the ACRT Repository </w:t>
      </w:r>
      <w:r w:rsidRPr="00D52B70">
        <w:t xml:space="preserve">from GitHub visit </w:t>
      </w:r>
      <w:hyperlink r:id="rId17" w:history="1">
        <w:r w:rsidR="0041037A" w:rsidRPr="00391053">
          <w:rPr>
            <w:rStyle w:val="Hyperlink"/>
          </w:rPr>
          <w:t>https://www.wikihow.com/Download-a-GitHub-Folder</w:t>
        </w:r>
      </w:hyperlink>
      <w:r w:rsidR="0041037A">
        <w:t xml:space="preserve">.  </w:t>
      </w:r>
    </w:p>
    <w:p w14:paraId="7C265C21" w14:textId="4F918C53" w:rsidR="0041037A" w:rsidRDefault="00D52B70" w:rsidP="00AA7E9A">
      <w:pPr>
        <w:pStyle w:val="ListParagraph"/>
        <w:numPr>
          <w:ilvl w:val="0"/>
          <w:numId w:val="12"/>
        </w:numPr>
      </w:pPr>
      <w:r>
        <w:t>Once downloaded, go to your Downloads folder</w:t>
      </w:r>
      <w:r w:rsidR="0041037A">
        <w:t xml:space="preserve"> for your PC</w:t>
      </w:r>
      <w:r>
        <w:t xml:space="preserve"> and c</w:t>
      </w:r>
      <w:r w:rsidR="00AA7E9A">
        <w:t>opy the zipped ACRT files to your computer</w:t>
      </w:r>
      <w:r>
        <w:t xml:space="preserve"> location</w:t>
      </w:r>
      <w:r w:rsidR="00AA7E9A">
        <w:t>.</w:t>
      </w:r>
    </w:p>
    <w:p w14:paraId="0F622818" w14:textId="300E124B" w:rsidR="0041037A" w:rsidRDefault="00AA7E9A">
      <w:pPr>
        <w:pStyle w:val="ListParagraph"/>
        <w:rPr>
          <w:b/>
          <w:i/>
          <w:sz w:val="18"/>
        </w:rPr>
      </w:pPr>
      <w:r>
        <w:t xml:space="preserve"> </w:t>
      </w:r>
      <w:r w:rsidR="00D52B70" w:rsidRPr="00D52B70">
        <w:rPr>
          <w:noProof/>
        </w:rPr>
        <w:t xml:space="preserve"> </w:t>
      </w:r>
      <w:r w:rsidR="0041037A">
        <w:rPr>
          <w:noProof/>
        </w:rPr>
        <w:t xml:space="preserve"> </w:t>
      </w:r>
      <w:r w:rsidR="00AF1DDD" w:rsidRPr="00AF1DDD">
        <w:rPr>
          <w:noProof/>
        </w:rPr>
        <mc:AlternateContent>
          <mc:Choice Requires="wpg">
            <w:drawing>
              <wp:inline distT="0" distB="0" distL="0" distR="0" wp14:anchorId="2446EE71" wp14:editId="20994AEB">
                <wp:extent cx="2650382" cy="1316850"/>
                <wp:effectExtent l="0" t="0" r="0" b="0"/>
                <wp:docPr id="16" name="Group 5" descr="&quot;&quot;">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50382" cy="1316850"/>
                          <a:chOff x="0" y="0"/>
                          <a:chExt cx="2650382" cy="1316850"/>
                        </a:xfrm>
                      </wpg:grpSpPr>
                      <pic:pic xmlns:pic="http://schemas.openxmlformats.org/drawingml/2006/picture">
                        <pic:nvPicPr>
                          <pic:cNvPr id="17" name="Picture 17" descr="&quot;&quot;">
                            <a:extLst/>
                          </pic:cNvPr>
                          <pic:cNvPicPr>
                            <a:picLocks noChangeAspect="1"/>
                          </pic:cNvPicPr>
                        </pic:nvPicPr>
                        <pic:blipFill>
                          <a:blip r:embed="rId18"/>
                          <a:stretch>
                            <a:fillRect/>
                          </a:stretch>
                        </pic:blipFill>
                        <pic:spPr>
                          <a:xfrm>
                            <a:off x="0" y="0"/>
                            <a:ext cx="1487553" cy="1316850"/>
                          </a:xfrm>
                          <a:prstGeom prst="rect">
                            <a:avLst/>
                          </a:prstGeom>
                        </pic:spPr>
                      </pic:pic>
                      <pic:pic xmlns:pic="http://schemas.openxmlformats.org/drawingml/2006/picture">
                        <pic:nvPicPr>
                          <pic:cNvPr id="18" name="Picture 18" descr="&quot;&quot;">
                            <a:extLst/>
                          </pic:cNvPr>
                          <pic:cNvPicPr/>
                        </pic:nvPicPr>
                        <pic:blipFill>
                          <a:blip r:embed="rId19"/>
                          <a:stretch>
                            <a:fillRect/>
                          </a:stretch>
                        </pic:blipFill>
                        <pic:spPr>
                          <a:xfrm>
                            <a:off x="1622317" y="951877"/>
                            <a:ext cx="1028065" cy="218440"/>
                          </a:xfrm>
                          <a:prstGeom prst="rect">
                            <a:avLst/>
                          </a:prstGeom>
                        </pic:spPr>
                      </pic:pic>
                    </wpg:wgp>
                  </a:graphicData>
                </a:graphic>
              </wp:inline>
            </w:drawing>
          </mc:Choice>
          <mc:Fallback>
            <w:pict>
              <v:group w14:anchorId="5A5E489D" id="Group 5" o:spid="_x0000_s1026" alt="&quot;&quot;" style="width:208.7pt;height:103.7pt;mso-position-horizontal-relative:char;mso-position-vertical-relative:line" coordsize="26503,13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">
                <v:shape id="Picture 17" o:spid="_x0000_s1027" type="#_x0000_t75" alt="&quot;&quot;" style="position:absolute;width:14875;height:1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">
                  <v:imagedata r:id="rId20" o:title="&quot;&quot;"/>
                </v:shape>
                <v:shape id="Picture 18" o:spid="_x0000_s1028" type="#_x0000_t75" alt="&quot;&quot;" style="position:absolute;left:16223;top:9518;width:10280;height: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">
                  <v:imagedata r:id="rId21" o:title="&quot;&quot;"/>
                </v:shape>
                <w10:anchorlock/>
              </v:group>
            </w:pict>
          </mc:Fallback>
        </mc:AlternateContent>
      </w:r>
    </w:p>
    <w:p w14:paraId="0D4AFA6E" w14:textId="5116C828" w:rsidR="0041037A" w:rsidRDefault="0041037A" w:rsidP="0041037A">
      <w:pPr>
        <w:pStyle w:val="ListParagraph"/>
        <w:rPr>
          <w:b/>
          <w:i/>
          <w:sz w:val="18"/>
        </w:rPr>
      </w:pPr>
      <w:r w:rsidRPr="005707AC">
        <w:rPr>
          <w:b/>
          <w:i/>
          <w:sz w:val="18"/>
        </w:rPr>
        <w:t xml:space="preserve">Figure 2. </w:t>
      </w:r>
      <w:r w:rsidR="00AF1DDD">
        <w:rPr>
          <w:b/>
          <w:i/>
          <w:sz w:val="18"/>
        </w:rPr>
        <w:t>Highlight</w:t>
      </w:r>
      <w:r w:rsidR="00675374">
        <w:rPr>
          <w:b/>
          <w:i/>
          <w:sz w:val="18"/>
        </w:rPr>
        <w:t>ed focus on</w:t>
      </w:r>
      <w:r w:rsidR="00AF1DDD">
        <w:rPr>
          <w:b/>
          <w:i/>
          <w:sz w:val="18"/>
        </w:rPr>
        <w:t xml:space="preserve"> </w:t>
      </w:r>
      <w:r>
        <w:rPr>
          <w:b/>
          <w:i/>
          <w:sz w:val="18"/>
        </w:rPr>
        <w:t>Quick Access</w:t>
      </w:r>
      <w:r w:rsidR="00AF1DDD">
        <w:rPr>
          <w:b/>
          <w:i/>
          <w:sz w:val="18"/>
        </w:rPr>
        <w:t xml:space="preserve"> Downloads folder from PC to locate ACRT-master zip folder</w:t>
      </w:r>
    </w:p>
    <w:p w14:paraId="43A8E162" w14:textId="024E34C4" w:rsidR="0041037A" w:rsidRDefault="0041037A" w:rsidP="0041037A">
      <w:pPr>
        <w:pStyle w:val="ListParagraph"/>
      </w:pPr>
    </w:p>
    <w:p w14:paraId="2162E7D9" w14:textId="77777777" w:rsidR="00AA7E9A" w:rsidRDefault="00AA7E9A" w:rsidP="00AA7E9A">
      <w:pPr>
        <w:pStyle w:val="ListParagraph"/>
        <w:numPr>
          <w:ilvl w:val="0"/>
          <w:numId w:val="12"/>
        </w:numPr>
      </w:pPr>
      <w:r>
        <w:t xml:space="preserve">Extract the contents of the zipped file. (The application will not work within the zipped file.) </w:t>
      </w:r>
    </w:p>
    <w:p w14:paraId="6A6537B0" w14:textId="77777777" w:rsidR="00AA7E9A" w:rsidRDefault="00AA7E9A" w:rsidP="00AA7E9A">
      <w:pPr>
        <w:pStyle w:val="ListParagraph"/>
        <w:numPr>
          <w:ilvl w:val="0"/>
          <w:numId w:val="12"/>
        </w:numPr>
      </w:pPr>
      <w:r>
        <w:t xml:space="preserve">Open the Index.html file in a compatible browser. </w:t>
      </w:r>
    </w:p>
    <w:p w14:paraId="48163C32" w14:textId="0360002B" w:rsidR="00AA7E9A" w:rsidRDefault="00AA7E9A" w:rsidP="00AA7E9A">
      <w:pPr>
        <w:pStyle w:val="ListParagraph"/>
        <w:rPr>
          <w:noProof/>
        </w:rPr>
      </w:pPr>
      <w:r w:rsidRPr="00EE4530">
        <w:rPr>
          <w:noProof/>
        </w:rPr>
        <w:lastRenderedPageBreak/>
        <w:t xml:space="preserve"> </w:t>
      </w:r>
      <w:r w:rsidR="003105D5">
        <w:rPr>
          <w:noProof/>
        </w:rPr>
        <w:drawing>
          <wp:inline distT="0" distB="0" distL="0" distR="0" wp14:anchorId="5EECB4D4" wp14:editId="1BD4F682">
            <wp:extent cx="1780952" cy="2561905"/>
            <wp:effectExtent l="0" t="0" r="0" b="0"/>
            <wp:docPr id="22" name="Picture 2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0952" cy="2561905"/>
                    </a:xfrm>
                    <a:prstGeom prst="rect">
                      <a:avLst/>
                    </a:prstGeom>
                  </pic:spPr>
                </pic:pic>
              </a:graphicData>
            </a:graphic>
          </wp:inline>
        </w:drawing>
      </w:r>
      <w:ins w:id="15" w:author="Acharya, Subash" w:date="2020-02-21T13:52:00Z">
        <w:r w:rsidR="00E343BB">
          <w:rPr>
            <w:noProof/>
          </w:rPr>
          <w:t xml:space="preserve">   </w:t>
        </w:r>
      </w:ins>
      <w:ins w:id="16" w:author="Acharya, Subash" w:date="2020-02-21T13:53:00Z">
        <w:r w:rsidR="00E343BB">
          <w:rPr>
            <w:rStyle w:val="CommentReference"/>
          </w:rPr>
          <w:commentReference w:id="17"/>
        </w:r>
      </w:ins>
    </w:p>
    <w:p w14:paraId="51CBF50E" w14:textId="22E2EFE0" w:rsidR="00874CD3" w:rsidRPr="004C633C" w:rsidRDefault="00874CD3" w:rsidP="00AA7E9A">
      <w:pPr>
        <w:pStyle w:val="ListParagraph"/>
        <w:rPr>
          <w:b/>
          <w:i/>
          <w:noProof/>
          <w:sz w:val="18"/>
        </w:rPr>
      </w:pPr>
      <w:r w:rsidRPr="004C633C">
        <w:rPr>
          <w:b/>
          <w:i/>
          <w:noProof/>
          <w:sz w:val="18"/>
        </w:rPr>
        <w:t xml:space="preserve">Figure </w:t>
      </w:r>
      <w:r w:rsidR="004906F0">
        <w:rPr>
          <w:b/>
          <w:i/>
          <w:noProof/>
          <w:sz w:val="18"/>
        </w:rPr>
        <w:t>3</w:t>
      </w:r>
      <w:r w:rsidRPr="004C633C">
        <w:rPr>
          <w:b/>
          <w:i/>
          <w:noProof/>
          <w:sz w:val="18"/>
        </w:rPr>
        <w:t xml:space="preserve">: </w:t>
      </w:r>
      <w:r w:rsidR="007A034E" w:rsidRPr="004C633C">
        <w:rPr>
          <w:b/>
          <w:i/>
          <w:noProof/>
          <w:sz w:val="18"/>
        </w:rPr>
        <w:t xml:space="preserve">Index file highlighted in </w:t>
      </w:r>
      <w:r w:rsidRPr="004C633C">
        <w:rPr>
          <w:b/>
          <w:i/>
          <w:noProof/>
          <w:sz w:val="18"/>
        </w:rPr>
        <w:t>ACRT Support Files</w:t>
      </w:r>
      <w:r w:rsidR="007A034E" w:rsidRPr="004C633C">
        <w:rPr>
          <w:b/>
          <w:i/>
          <w:noProof/>
          <w:sz w:val="18"/>
        </w:rPr>
        <w:t xml:space="preserve"> </w:t>
      </w:r>
    </w:p>
    <w:bookmarkEnd w:id="10"/>
    <w:p w14:paraId="18101B2A" w14:textId="62D8E8CC" w:rsidR="00A43CB1" w:rsidRDefault="004906F0" w:rsidP="0087400C">
      <w:pPr>
        <w:rPr>
          <w:b/>
        </w:rPr>
      </w:pPr>
      <w:r w:rsidRPr="004906F0">
        <w:rPr>
          <w:b/>
        </w:rPr>
        <w:t xml:space="preserve">Instructions </w:t>
      </w:r>
      <w:r w:rsidR="00EE77F0">
        <w:rPr>
          <w:b/>
        </w:rPr>
        <w:t xml:space="preserve">for Downloading </w:t>
      </w:r>
      <w:r w:rsidRPr="004906F0">
        <w:rPr>
          <w:b/>
        </w:rPr>
        <w:t>ACRT</w:t>
      </w:r>
      <w:r w:rsidR="00EE77F0">
        <w:rPr>
          <w:b/>
        </w:rPr>
        <w:t xml:space="preserve"> from </w:t>
      </w:r>
      <w:r>
        <w:rPr>
          <w:b/>
        </w:rPr>
        <w:t>Bitbucket</w:t>
      </w:r>
    </w:p>
    <w:p w14:paraId="4B49135D" w14:textId="3667C58F" w:rsidR="004906F0" w:rsidRDefault="004906F0" w:rsidP="0087400C">
      <w:pPr>
        <w:pStyle w:val="ListParagraph"/>
        <w:numPr>
          <w:ilvl w:val="0"/>
          <w:numId w:val="25"/>
        </w:numPr>
      </w:pPr>
      <w:r>
        <w:t xml:space="preserve">Download the latest </w:t>
      </w:r>
      <w:r w:rsidR="00EE77F0">
        <w:t xml:space="preserve">version  of </w:t>
      </w:r>
      <w:r>
        <w:t xml:space="preserve">ACRT and </w:t>
      </w:r>
      <w:r w:rsidR="00EE77F0">
        <w:t xml:space="preserve">its </w:t>
      </w:r>
      <w:r>
        <w:t xml:space="preserve">support files </w:t>
      </w:r>
      <w:del w:id="18" w:author="Wheeler, Dominique (CTR)" w:date="2020-02-03T15:03:00Z">
        <w:r w:rsidR="00EE77F0" w:rsidDel="00612F22">
          <w:delText>,</w:delText>
        </w:r>
      </w:del>
      <w:r>
        <w:t>from the ACRT Repository</w:t>
      </w:r>
      <w:r w:rsidR="00EE77F0">
        <w:t>, located at:</w:t>
      </w:r>
      <w:r>
        <w:t xml:space="preserve"> </w:t>
      </w:r>
      <w:hyperlink r:id="rId23" w:history="1">
        <w:r w:rsidRPr="005B0143">
          <w:rPr>
            <w:rStyle w:val="Hyperlink"/>
          </w:rPr>
          <w:t>https://maestro.dhs.gov/stash/projects/APPDEV/repos/acrt/browse/acrt</w:t>
        </w:r>
      </w:hyperlink>
      <w:r>
        <w:t xml:space="preserve">. </w:t>
      </w:r>
    </w:p>
    <w:p w14:paraId="4D78B126" w14:textId="4FE0B45A" w:rsidR="004906F0" w:rsidRDefault="004906F0" w:rsidP="0087400C">
      <w:pPr>
        <w:pStyle w:val="ListParagraph"/>
        <w:numPr>
          <w:ilvl w:val="0"/>
          <w:numId w:val="25"/>
        </w:numPr>
      </w:pPr>
      <w:r w:rsidRPr="00D52B70">
        <w:t>For instruction</w:t>
      </w:r>
      <w:r>
        <w:t xml:space="preserve"> on</w:t>
      </w:r>
      <w:r w:rsidRPr="00D52B70">
        <w:t xml:space="preserve"> how to download </w:t>
      </w:r>
      <w:r>
        <w:t xml:space="preserve">the ACRT Repository </w:t>
      </w:r>
      <w:r w:rsidRPr="00D52B70">
        <w:t xml:space="preserve">from </w:t>
      </w:r>
      <w:r>
        <w:t>Bitbucket</w:t>
      </w:r>
      <w:r w:rsidRPr="00D52B70">
        <w:t xml:space="preserve"> visit </w:t>
      </w:r>
      <w:hyperlink r:id="rId24" w:history="1">
        <w:r w:rsidRPr="005B0143">
          <w:rPr>
            <w:rStyle w:val="Hyperlink"/>
          </w:rPr>
          <w:t>https://confluence.atlassian.com/bitbucketserver/download-an-archive-from-bitbucket-server-913477030.html</w:t>
        </w:r>
      </w:hyperlink>
      <w:r>
        <w:t>.</w:t>
      </w:r>
    </w:p>
    <w:p w14:paraId="0152C4E9" w14:textId="56A6B71F" w:rsidR="004906F0" w:rsidRPr="00C04796" w:rsidRDefault="004906F0" w:rsidP="0087400C">
      <w:pPr>
        <w:pStyle w:val="ListParagraph"/>
        <w:numPr>
          <w:ilvl w:val="0"/>
          <w:numId w:val="25"/>
        </w:numPr>
      </w:pPr>
      <w:r>
        <w:t>Once downloaded, go to your Downloads folder for your PC and copy the zipped ACRT files to your computer location.</w:t>
      </w:r>
    </w:p>
    <w:p w14:paraId="5F58CD79" w14:textId="77777777" w:rsidR="004906F0" w:rsidRDefault="004906F0" w:rsidP="0087400C">
      <w:pPr>
        <w:pStyle w:val="ListParagraph"/>
        <w:numPr>
          <w:ilvl w:val="0"/>
          <w:numId w:val="25"/>
        </w:numPr>
      </w:pPr>
      <w:r>
        <w:t xml:space="preserve">Extract the contents of the zipped file. (The application will not work within the zipped file.) </w:t>
      </w:r>
    </w:p>
    <w:p w14:paraId="2A277633" w14:textId="31268E6B" w:rsidR="004906F0" w:rsidRPr="004906F0" w:rsidRDefault="004906F0" w:rsidP="0087400C">
      <w:pPr>
        <w:pStyle w:val="ListParagraph"/>
        <w:numPr>
          <w:ilvl w:val="0"/>
          <w:numId w:val="25"/>
        </w:numPr>
      </w:pPr>
      <w:r>
        <w:t xml:space="preserve">Open the Index.html file in a compatible browser. </w:t>
      </w:r>
    </w:p>
    <w:p w14:paraId="3CEEDB4C" w14:textId="77777777" w:rsidR="00AA7E9A" w:rsidRDefault="00AA7E9A" w:rsidP="00A43CB1">
      <w:pPr>
        <w:pStyle w:val="Heading2"/>
        <w:spacing w:after="240"/>
      </w:pPr>
      <w:bookmarkStart w:id="19" w:name="_Toc31210901"/>
      <w:r w:rsidRPr="000919DB">
        <w:rPr>
          <w:b/>
        </w:rPr>
        <w:t>Topic 2:</w:t>
      </w:r>
      <w:r>
        <w:t xml:space="preserve"> How to Create a New Test Results Form</w:t>
      </w:r>
      <w:bookmarkEnd w:id="19"/>
    </w:p>
    <w:p w14:paraId="325FBF90" w14:textId="77777777" w:rsidR="00AA7E9A" w:rsidRPr="004944BA" w:rsidRDefault="00AA7E9A" w:rsidP="00AA7E9A">
      <w:pPr>
        <w:rPr>
          <w:b/>
        </w:rPr>
      </w:pPr>
      <w:r>
        <w:rPr>
          <w:b/>
        </w:rPr>
        <w:t>Tool Tips</w:t>
      </w:r>
      <w:r w:rsidRPr="004944BA">
        <w:rPr>
          <w:b/>
        </w:rPr>
        <w:t xml:space="preserve">: </w:t>
      </w:r>
    </w:p>
    <w:p w14:paraId="1E44BFB2" w14:textId="77777777" w:rsidR="00AA7E9A" w:rsidRDefault="00AA7E9A" w:rsidP="00AA7E9A">
      <w:pPr>
        <w:pStyle w:val="ListParagraph"/>
        <w:numPr>
          <w:ilvl w:val="0"/>
          <w:numId w:val="15"/>
        </w:numPr>
      </w:pPr>
      <w:r>
        <w:t xml:space="preserve">Required fields must be completed before you can save the form.  </w:t>
      </w:r>
    </w:p>
    <w:p w14:paraId="4E7AD4F9" w14:textId="77777777" w:rsidR="00AA7E9A" w:rsidRPr="000919DB" w:rsidRDefault="00AA7E9A" w:rsidP="00AA7E9A">
      <w:pPr>
        <w:pStyle w:val="ListParagraph"/>
        <w:numPr>
          <w:ilvl w:val="0"/>
          <w:numId w:val="15"/>
        </w:numPr>
      </w:pPr>
      <w:r>
        <w:rPr>
          <w:color w:val="000000"/>
        </w:rPr>
        <w:t xml:space="preserve">Unsaved data will be lost if you refresh your screen or close the file without saving it. </w:t>
      </w:r>
    </w:p>
    <w:p w14:paraId="59492EF8" w14:textId="5BFE0529" w:rsidR="00AA7E9A" w:rsidRDefault="00AA7E9A" w:rsidP="00115CA7">
      <w:pPr>
        <w:pStyle w:val="ListParagraph"/>
        <w:numPr>
          <w:ilvl w:val="0"/>
          <w:numId w:val="15"/>
        </w:numPr>
      </w:pPr>
      <w:r>
        <w:t xml:space="preserve">Each time files are saved, </w:t>
      </w:r>
      <w:r w:rsidR="00115CA7">
        <w:t xml:space="preserve">you have the option to save to </w:t>
      </w:r>
      <w:r w:rsidR="003E6781">
        <w:t xml:space="preserve">computer’s </w:t>
      </w:r>
      <w:commentRangeStart w:id="20"/>
      <w:r w:rsidR="003E6781">
        <w:t xml:space="preserve">Downloads folder </w:t>
      </w:r>
      <w:commentRangeEnd w:id="20"/>
      <w:r w:rsidR="00416F5C">
        <w:rPr>
          <w:rStyle w:val="CommentReference"/>
        </w:rPr>
        <w:commentReference w:id="20"/>
      </w:r>
      <w:r w:rsidR="00115CA7">
        <w:t>or specified location of choice.</w:t>
      </w:r>
    </w:p>
    <w:p w14:paraId="1D2C89F1" w14:textId="53B9769F" w:rsidR="00115CA7" w:rsidRDefault="00115CA7" w:rsidP="00115CA7">
      <w:pPr>
        <w:pStyle w:val="ListParagraph"/>
        <w:numPr>
          <w:ilvl w:val="0"/>
          <w:numId w:val="15"/>
        </w:numPr>
      </w:pPr>
      <w:r>
        <w:t>JSON files d</w:t>
      </w:r>
      <w:r w:rsidR="00AB7019">
        <w:t>efault</w:t>
      </w:r>
      <w:r>
        <w:t xml:space="preserve"> to Product name and Product Version for saved files.</w:t>
      </w:r>
    </w:p>
    <w:p w14:paraId="679BCA1D" w14:textId="2F1C6B9B" w:rsidR="00AA7E9A" w:rsidRDefault="00AA7E9A" w:rsidP="00AA7E9A">
      <w:pPr>
        <w:pStyle w:val="ListParagraph"/>
        <w:numPr>
          <w:ilvl w:val="0"/>
          <w:numId w:val="15"/>
        </w:numPr>
      </w:pPr>
      <w:r>
        <w:t>Expand collapsed sections to reveal data fields for Product, Test Environmen</w:t>
      </w:r>
      <w:r w:rsidR="00381E63">
        <w:t>t, and Test Information in</w:t>
      </w:r>
      <w:r>
        <w:t xml:space="preserve"> to input information.</w:t>
      </w:r>
    </w:p>
    <w:p w14:paraId="5EA5BB8F" w14:textId="5958DE84" w:rsidR="00AA7E9A" w:rsidRDefault="00AA7E9A" w:rsidP="00AA7E9A">
      <w:pPr>
        <w:pStyle w:val="ListParagraph"/>
        <w:numPr>
          <w:ilvl w:val="0"/>
          <w:numId w:val="15"/>
        </w:numPr>
      </w:pPr>
      <w:r>
        <w:t xml:space="preserve">You can create your own customized input </w:t>
      </w:r>
      <w:r w:rsidR="006B4322">
        <w:t>JSON</w:t>
      </w:r>
      <w:r>
        <w:t xml:space="preserve"> file. You may want to do so in order to pre-populate some data fields, e.g. your tester </w:t>
      </w:r>
      <w:commentRangeStart w:id="21"/>
      <w:r>
        <w:t>information</w:t>
      </w:r>
      <w:commentRangeEnd w:id="21"/>
      <w:r w:rsidR="00416F5C">
        <w:rPr>
          <w:rStyle w:val="CommentReference"/>
        </w:rPr>
        <w:commentReference w:id="21"/>
      </w:r>
      <w:r>
        <w:t>.</w:t>
      </w:r>
      <w:r w:rsidR="00CD1C24">
        <w:t xml:space="preserve"> </w:t>
      </w:r>
    </w:p>
    <w:p w14:paraId="1076CB14" w14:textId="77777777" w:rsidR="00BC164F" w:rsidRDefault="00BC164F">
      <w:pPr>
        <w:spacing w:after="0" w:line="240" w:lineRule="auto"/>
        <w:rPr>
          <w:rFonts w:eastAsia="Times New Roman"/>
          <w:b/>
          <w:bCs/>
          <w:sz w:val="24"/>
          <w:szCs w:val="27"/>
        </w:rPr>
      </w:pPr>
      <w:r>
        <w:br w:type="page"/>
      </w:r>
    </w:p>
    <w:p w14:paraId="171954EA" w14:textId="0F2EC636" w:rsidR="00AA7E9A" w:rsidRPr="000919DB" w:rsidRDefault="00AA7E9A" w:rsidP="003A31D7">
      <w:pPr>
        <w:pStyle w:val="Heading3"/>
      </w:pPr>
      <w:bookmarkStart w:id="22" w:name="_Toc31210902"/>
      <w:r w:rsidRPr="000919DB">
        <w:lastRenderedPageBreak/>
        <w:t>Instructions to Create a New Test</w:t>
      </w:r>
      <w:r>
        <w:t xml:space="preserve"> Results</w:t>
      </w:r>
      <w:r w:rsidRPr="000919DB">
        <w:t xml:space="preserve"> Form</w:t>
      </w:r>
      <w:bookmarkEnd w:id="22"/>
    </w:p>
    <w:p w14:paraId="41DB4111" w14:textId="77777777" w:rsidR="00AA7E9A" w:rsidRDefault="00AA7E9A" w:rsidP="00AA7E9A">
      <w:pPr>
        <w:pStyle w:val="ListParagraph"/>
        <w:numPr>
          <w:ilvl w:val="0"/>
          <w:numId w:val="14"/>
        </w:numPr>
      </w:pPr>
      <w:r>
        <w:t xml:space="preserve">Open the Index.html file from ACRT folder created in your file location. </w:t>
      </w:r>
    </w:p>
    <w:p w14:paraId="135BFB86" w14:textId="23E69961" w:rsidR="00AA7E9A" w:rsidRDefault="00AA7E9A" w:rsidP="009B48F2">
      <w:pPr>
        <w:pStyle w:val="ListParagraph"/>
        <w:numPr>
          <w:ilvl w:val="0"/>
          <w:numId w:val="14"/>
        </w:numPr>
        <w:ind w:left="360" w:firstLine="0"/>
      </w:pPr>
      <w:r>
        <w:t xml:space="preserve">From the ACRT Home page, select </w:t>
      </w:r>
      <w:r w:rsidRPr="00E343BB">
        <w:rPr>
          <w:b/>
          <w:highlight w:val="yellow"/>
          <w:rPrChange w:id="23" w:author="Acharya, Subash" w:date="2020-02-21T13:54:00Z">
            <w:rPr>
              <w:b/>
            </w:rPr>
          </w:rPrChange>
        </w:rPr>
        <w:t>Create Report</w:t>
      </w:r>
      <w:r>
        <w:t xml:space="preserve"> from the top navigation menu.</w:t>
      </w:r>
      <w:r w:rsidRPr="004C604B">
        <w:rPr>
          <w:noProof/>
        </w:rPr>
        <w:t xml:space="preserve"> </w:t>
      </w:r>
      <w:commentRangeStart w:id="24"/>
      <w:r w:rsidR="009B48F2">
        <w:rPr>
          <w:noProof/>
        </w:rPr>
        <w:drawing>
          <wp:inline distT="0" distB="0" distL="0" distR="0" wp14:anchorId="6096F53A" wp14:editId="45566137">
            <wp:extent cx="6858000" cy="3118485"/>
            <wp:effectExtent l="0" t="0" r="0" b="5715"/>
            <wp:docPr id="7" name="Picture 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118485"/>
                    </a:xfrm>
                    <a:prstGeom prst="rect">
                      <a:avLst/>
                    </a:prstGeom>
                  </pic:spPr>
                </pic:pic>
              </a:graphicData>
            </a:graphic>
          </wp:inline>
        </w:drawing>
      </w:r>
      <w:commentRangeEnd w:id="24"/>
      <w:r w:rsidR="00E343BB">
        <w:rPr>
          <w:rStyle w:val="CommentReference"/>
        </w:rPr>
        <w:commentReference w:id="24"/>
      </w:r>
    </w:p>
    <w:p w14:paraId="16105964" w14:textId="7FC2550C" w:rsidR="00874CD3" w:rsidRDefault="006C6F5A" w:rsidP="00170C21">
      <w:pPr>
        <w:pStyle w:val="ListParagraph"/>
        <w:rPr>
          <w:b/>
          <w:i/>
          <w:noProof/>
          <w:sz w:val="18"/>
        </w:rPr>
      </w:pPr>
      <w:r>
        <w:rPr>
          <w:b/>
          <w:i/>
          <w:noProof/>
          <w:sz w:val="18"/>
        </w:rPr>
        <w:t>Figure 4</w:t>
      </w:r>
      <w:r w:rsidR="00874CD3" w:rsidRPr="004C633C">
        <w:rPr>
          <w:b/>
          <w:i/>
          <w:noProof/>
          <w:sz w:val="18"/>
        </w:rPr>
        <w:t>: Navigation for ACRT Create Report Link</w:t>
      </w:r>
    </w:p>
    <w:p w14:paraId="62CC737A" w14:textId="77777777" w:rsidR="00E768D6" w:rsidRPr="004C633C" w:rsidRDefault="00E768D6" w:rsidP="00170C21">
      <w:pPr>
        <w:pStyle w:val="ListParagraph"/>
        <w:rPr>
          <w:b/>
          <w:i/>
          <w:sz w:val="18"/>
        </w:rPr>
      </w:pPr>
    </w:p>
    <w:p w14:paraId="4ACD0F0F" w14:textId="77777777" w:rsidR="00AA7E9A" w:rsidRDefault="00AA7E9A" w:rsidP="00AA7E9A">
      <w:pPr>
        <w:pStyle w:val="ListParagraph"/>
        <w:numPr>
          <w:ilvl w:val="0"/>
          <w:numId w:val="14"/>
        </w:numPr>
      </w:pPr>
      <w:r>
        <w:t xml:space="preserve"> </w:t>
      </w:r>
      <w:bookmarkStart w:id="25" w:name="_Hlk14272461"/>
      <w:r>
        <w:t xml:space="preserve">The </w:t>
      </w:r>
      <w:commentRangeStart w:id="26"/>
      <w:r w:rsidRPr="00DA3BD6">
        <w:rPr>
          <w:b/>
        </w:rPr>
        <w:t xml:space="preserve">Create New Test Results </w:t>
      </w:r>
      <w:r>
        <w:rPr>
          <w:b/>
        </w:rPr>
        <w:t>F</w:t>
      </w:r>
      <w:r w:rsidRPr="00DA3BD6">
        <w:rPr>
          <w:b/>
        </w:rPr>
        <w:t>orm</w:t>
      </w:r>
      <w:r>
        <w:rPr>
          <w:b/>
        </w:rPr>
        <w:t xml:space="preserve"> </w:t>
      </w:r>
      <w:commentRangeEnd w:id="26"/>
      <w:r w:rsidR="005B6ACC">
        <w:rPr>
          <w:rStyle w:val="CommentReference"/>
        </w:rPr>
        <w:commentReference w:id="26"/>
      </w:r>
      <w:r w:rsidRPr="00DA3BD6">
        <w:t>page will open.</w:t>
      </w:r>
      <w:bookmarkEnd w:id="25"/>
    </w:p>
    <w:p w14:paraId="37C781F3" w14:textId="19584941" w:rsidR="00AA7E9A" w:rsidRDefault="00C65B94" w:rsidP="005D16AE">
      <w:pPr>
        <w:pStyle w:val="ListParagraph"/>
        <w:ind w:hanging="360"/>
      </w:pPr>
      <w:r>
        <w:rPr>
          <w:noProof/>
        </w:rPr>
        <w:drawing>
          <wp:inline distT="0" distB="0" distL="0" distR="0" wp14:anchorId="6AFF1422" wp14:editId="26F421E1">
            <wp:extent cx="6858000" cy="3027680"/>
            <wp:effectExtent l="0" t="0" r="0" b="1270"/>
            <wp:docPr id="8" name="Picture 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027680"/>
                    </a:xfrm>
                    <a:prstGeom prst="rect">
                      <a:avLst/>
                    </a:prstGeom>
                  </pic:spPr>
                </pic:pic>
              </a:graphicData>
            </a:graphic>
          </wp:inline>
        </w:drawing>
      </w:r>
    </w:p>
    <w:p w14:paraId="720883B9" w14:textId="7048F278" w:rsidR="007A034E" w:rsidRDefault="006C6F5A" w:rsidP="00170C21">
      <w:pPr>
        <w:pStyle w:val="ListParagraph"/>
        <w:rPr>
          <w:b/>
          <w:i/>
          <w:sz w:val="18"/>
        </w:rPr>
      </w:pPr>
      <w:r>
        <w:rPr>
          <w:b/>
          <w:i/>
          <w:sz w:val="18"/>
        </w:rPr>
        <w:t>Figure 5</w:t>
      </w:r>
      <w:r w:rsidR="007A034E" w:rsidRPr="004C633C">
        <w:rPr>
          <w:b/>
          <w:i/>
          <w:sz w:val="18"/>
        </w:rPr>
        <w:t xml:space="preserve">: </w:t>
      </w:r>
      <w:r w:rsidR="00C62E82" w:rsidRPr="004C633C">
        <w:rPr>
          <w:b/>
          <w:i/>
          <w:sz w:val="18"/>
        </w:rPr>
        <w:t>Create Report Page View</w:t>
      </w:r>
    </w:p>
    <w:p w14:paraId="033F9624" w14:textId="77777777" w:rsidR="00E768D6" w:rsidRPr="004C633C" w:rsidRDefault="00E768D6" w:rsidP="00170C21">
      <w:pPr>
        <w:pStyle w:val="ListParagraph"/>
        <w:rPr>
          <w:b/>
          <w:i/>
          <w:sz w:val="18"/>
        </w:rPr>
      </w:pPr>
    </w:p>
    <w:p w14:paraId="7BD11666" w14:textId="77777777" w:rsidR="00AA7E9A" w:rsidRDefault="00AA7E9A" w:rsidP="00AA7E9A">
      <w:pPr>
        <w:pStyle w:val="ListParagraph"/>
        <w:numPr>
          <w:ilvl w:val="0"/>
          <w:numId w:val="14"/>
        </w:numPr>
      </w:pPr>
      <w:r>
        <w:t xml:space="preserve">Select the Input file location using one of the following options. </w:t>
      </w:r>
    </w:p>
    <w:p w14:paraId="1F554011" w14:textId="791B6104" w:rsidR="00AA7E9A" w:rsidRDefault="00AA7E9A" w:rsidP="00AA7E9A">
      <w:pPr>
        <w:pStyle w:val="ListParagraph"/>
        <w:numPr>
          <w:ilvl w:val="1"/>
          <w:numId w:val="17"/>
        </w:numPr>
      </w:pPr>
      <w:r>
        <w:lastRenderedPageBreak/>
        <w:t xml:space="preserve">Select the </w:t>
      </w:r>
      <w:proofErr w:type="spellStart"/>
      <w:r>
        <w:t>SuccessCriteria.</w:t>
      </w:r>
      <w:r w:rsidR="00381E63">
        <w:t>json</w:t>
      </w:r>
      <w:proofErr w:type="spellEnd"/>
      <w:r>
        <w:t xml:space="preserve"> file located in ACRT folder &gt; Resources </w:t>
      </w:r>
      <w:commentRangeStart w:id="27"/>
      <w:r>
        <w:t>folder</w:t>
      </w:r>
      <w:commentRangeEnd w:id="27"/>
      <w:r w:rsidR="00E343BB">
        <w:rPr>
          <w:rStyle w:val="CommentReference"/>
        </w:rPr>
        <w:commentReference w:id="27"/>
      </w:r>
      <w:r>
        <w:t>.</w:t>
      </w:r>
      <w:r w:rsidRPr="00EE4530">
        <w:rPr>
          <w:noProof/>
        </w:rPr>
        <w:t xml:space="preserve"> </w:t>
      </w:r>
      <w:r w:rsidR="00874CD3">
        <w:rPr>
          <w:noProof/>
        </w:rPr>
        <w:drawing>
          <wp:inline distT="0" distB="0" distL="0" distR="0" wp14:anchorId="7476DEB7" wp14:editId="07746950">
            <wp:extent cx="1752381" cy="2466667"/>
            <wp:effectExtent l="0" t="0" r="635" b="0"/>
            <wp:docPr id="26" name="Picture 2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381" cy="2466667"/>
                    </a:xfrm>
                    <a:prstGeom prst="rect">
                      <a:avLst/>
                    </a:prstGeom>
                  </pic:spPr>
                </pic:pic>
              </a:graphicData>
            </a:graphic>
          </wp:inline>
        </w:drawing>
      </w:r>
      <w:r w:rsidR="00874CD3">
        <w:rPr>
          <w:noProof/>
        </w:rPr>
        <w:drawing>
          <wp:inline distT="0" distB="0" distL="0" distR="0" wp14:anchorId="54F2339A" wp14:editId="0CC1F22D">
            <wp:extent cx="2495238" cy="1476190"/>
            <wp:effectExtent l="0" t="0" r="635" b="0"/>
            <wp:docPr id="30" name="Picture 3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238" cy="1476190"/>
                    </a:xfrm>
                    <a:prstGeom prst="rect">
                      <a:avLst/>
                    </a:prstGeom>
                  </pic:spPr>
                </pic:pic>
              </a:graphicData>
            </a:graphic>
          </wp:inline>
        </w:drawing>
      </w:r>
    </w:p>
    <w:p w14:paraId="2A65DB27" w14:textId="0B23B729" w:rsidR="007A034E" w:rsidRDefault="006C6F5A" w:rsidP="007A034E">
      <w:pPr>
        <w:pStyle w:val="ListParagraph"/>
        <w:ind w:left="1440"/>
        <w:rPr>
          <w:b/>
          <w:i/>
          <w:noProof/>
          <w:sz w:val="18"/>
        </w:rPr>
      </w:pPr>
      <w:r>
        <w:rPr>
          <w:b/>
          <w:i/>
          <w:noProof/>
          <w:sz w:val="18"/>
        </w:rPr>
        <w:t>Figure 6</w:t>
      </w:r>
      <w:r w:rsidR="007A034E" w:rsidRPr="004C633C">
        <w:rPr>
          <w:b/>
          <w:i/>
          <w:noProof/>
          <w:sz w:val="18"/>
        </w:rPr>
        <w:t xml:space="preserve">: Resource </w:t>
      </w:r>
      <w:r w:rsidR="00DA68CE" w:rsidRPr="004C633C">
        <w:rPr>
          <w:b/>
          <w:i/>
          <w:noProof/>
          <w:sz w:val="18"/>
        </w:rPr>
        <w:t>folder highlighted</w:t>
      </w:r>
      <w:r w:rsidR="007A034E" w:rsidRPr="004C633C">
        <w:rPr>
          <w:b/>
          <w:i/>
          <w:noProof/>
          <w:sz w:val="18"/>
        </w:rPr>
        <w:t xml:space="preserve"> to identify location of sucesscriteria.json file</w:t>
      </w:r>
    </w:p>
    <w:p w14:paraId="437CED06" w14:textId="77777777" w:rsidR="00E768D6" w:rsidRPr="004C633C" w:rsidRDefault="00E768D6" w:rsidP="007A034E">
      <w:pPr>
        <w:pStyle w:val="ListParagraph"/>
        <w:ind w:left="1440"/>
        <w:rPr>
          <w:b/>
          <w:i/>
          <w:sz w:val="18"/>
        </w:rPr>
      </w:pPr>
    </w:p>
    <w:p w14:paraId="24878D24" w14:textId="30741DC5" w:rsidR="00AA7E9A" w:rsidRDefault="00AA7E9A" w:rsidP="00AA7E9A">
      <w:pPr>
        <w:pStyle w:val="ListParagraph"/>
        <w:numPr>
          <w:ilvl w:val="1"/>
          <w:numId w:val="17"/>
        </w:numPr>
      </w:pPr>
      <w:r>
        <w:t xml:space="preserve">Navigate to the custom location you created for the </w:t>
      </w:r>
      <w:bookmarkStart w:id="28" w:name="_Hlk22124407"/>
      <w:proofErr w:type="spellStart"/>
      <w:r>
        <w:t>SuccessCriteria.</w:t>
      </w:r>
      <w:r w:rsidR="00874CD3">
        <w:t>json</w:t>
      </w:r>
      <w:proofErr w:type="spellEnd"/>
      <w:r>
        <w:t xml:space="preserve"> </w:t>
      </w:r>
      <w:bookmarkEnd w:id="28"/>
      <w:r>
        <w:t xml:space="preserve">file. </w:t>
      </w:r>
    </w:p>
    <w:p w14:paraId="7F3E640F" w14:textId="168754F3" w:rsidR="00AA7E9A" w:rsidRDefault="00AA7E9A" w:rsidP="00A800EF">
      <w:pPr>
        <w:pStyle w:val="ListParagraph"/>
        <w:numPr>
          <w:ilvl w:val="0"/>
          <w:numId w:val="14"/>
        </w:numPr>
        <w:ind w:left="360" w:firstLine="0"/>
      </w:pPr>
      <w:r>
        <w:rPr>
          <w:noProof/>
        </w:rPr>
        <w:t xml:space="preserve">Open the </w:t>
      </w:r>
      <w:r w:rsidRPr="00505E46">
        <w:rPr>
          <w:noProof/>
        </w:rPr>
        <w:t>SuccessCriteria.</w:t>
      </w:r>
      <w:r w:rsidR="00BB4F69">
        <w:rPr>
          <w:noProof/>
        </w:rPr>
        <w:t>json</w:t>
      </w:r>
      <w:r w:rsidRPr="00505E46">
        <w:rPr>
          <w:noProof/>
        </w:rPr>
        <w:t xml:space="preserve"> </w:t>
      </w:r>
      <w:r>
        <w:rPr>
          <w:noProof/>
        </w:rPr>
        <w:t xml:space="preserve">template file (or your custom file) by  selecting the </w:t>
      </w:r>
      <w:r>
        <w:rPr>
          <w:b/>
          <w:noProof/>
        </w:rPr>
        <w:t xml:space="preserve">Choose File </w:t>
      </w:r>
      <w:r>
        <w:rPr>
          <w:noProof/>
        </w:rPr>
        <w:t>button.</w:t>
      </w:r>
      <w:r w:rsidR="00A800EF" w:rsidRPr="00A800EF">
        <w:rPr>
          <w:noProof/>
        </w:rPr>
        <w:t xml:space="preserve"> </w:t>
      </w:r>
      <w:commentRangeStart w:id="29"/>
      <w:r w:rsidR="00A800EF">
        <w:rPr>
          <w:noProof/>
        </w:rPr>
        <w:drawing>
          <wp:inline distT="0" distB="0" distL="0" distR="0" wp14:anchorId="5536330C" wp14:editId="52ECB47A">
            <wp:extent cx="6858000" cy="3027680"/>
            <wp:effectExtent l="0" t="0" r="0" b="1270"/>
            <wp:docPr id="9" name="Picture 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027680"/>
                    </a:xfrm>
                    <a:prstGeom prst="rect">
                      <a:avLst/>
                    </a:prstGeom>
                  </pic:spPr>
                </pic:pic>
              </a:graphicData>
            </a:graphic>
          </wp:inline>
        </w:drawing>
      </w:r>
      <w:commentRangeEnd w:id="29"/>
      <w:r w:rsidR="00E343BB">
        <w:rPr>
          <w:rStyle w:val="CommentReference"/>
        </w:rPr>
        <w:commentReference w:id="29"/>
      </w:r>
    </w:p>
    <w:p w14:paraId="68DB8AF9" w14:textId="2D8DE6AD" w:rsidR="00DA68CE" w:rsidRDefault="006C6F5A" w:rsidP="00170C21">
      <w:pPr>
        <w:pStyle w:val="ListParagraph"/>
        <w:rPr>
          <w:b/>
          <w:i/>
          <w:noProof/>
          <w:sz w:val="18"/>
        </w:rPr>
      </w:pPr>
      <w:r>
        <w:rPr>
          <w:b/>
          <w:i/>
          <w:noProof/>
          <w:sz w:val="18"/>
        </w:rPr>
        <w:t>Figure 7</w:t>
      </w:r>
      <w:r w:rsidR="00DA68CE" w:rsidRPr="00750403">
        <w:rPr>
          <w:b/>
          <w:i/>
          <w:noProof/>
          <w:sz w:val="18"/>
        </w:rPr>
        <w:t>: Choose File button highlighted on the Create Report Page</w:t>
      </w:r>
    </w:p>
    <w:p w14:paraId="752352BA" w14:textId="77777777" w:rsidR="00E768D6" w:rsidRPr="00750403" w:rsidRDefault="00E768D6" w:rsidP="00170C21">
      <w:pPr>
        <w:pStyle w:val="ListParagraph"/>
        <w:rPr>
          <w:b/>
          <w:i/>
          <w:sz w:val="18"/>
        </w:rPr>
      </w:pPr>
    </w:p>
    <w:p w14:paraId="17918651" w14:textId="77777777" w:rsidR="00AA7E9A" w:rsidRDefault="00AA7E9A" w:rsidP="00AA7E9A">
      <w:pPr>
        <w:pStyle w:val="ListParagraph"/>
        <w:numPr>
          <w:ilvl w:val="0"/>
          <w:numId w:val="14"/>
        </w:numPr>
      </w:pPr>
      <w:r>
        <w:t xml:space="preserve">Select the </w:t>
      </w:r>
      <w:r w:rsidRPr="0079411E">
        <w:rPr>
          <w:b/>
        </w:rPr>
        <w:t xml:space="preserve">Load Template </w:t>
      </w:r>
      <w:r>
        <w:t xml:space="preserve">button </w:t>
      </w:r>
      <w:r w:rsidRPr="0079411E">
        <w:t xml:space="preserve">to </w:t>
      </w:r>
      <w:r>
        <w:t xml:space="preserve">load the template and </w:t>
      </w:r>
      <w:r w:rsidRPr="0079411E">
        <w:t xml:space="preserve">create a new test results form. </w:t>
      </w:r>
    </w:p>
    <w:p w14:paraId="31FA61B3" w14:textId="5D3A4ADF" w:rsidR="000D7C31" w:rsidRDefault="000D7C31" w:rsidP="00380358">
      <w:pPr>
        <w:pStyle w:val="ListParagraph"/>
        <w:numPr>
          <w:ilvl w:val="1"/>
          <w:numId w:val="14"/>
        </w:numPr>
        <w:rPr>
          <w:ins w:id="30" w:author="Subash Acharya" w:date="2020-03-25T08:30:00Z"/>
        </w:rPr>
      </w:pPr>
      <w:commentRangeStart w:id="31"/>
      <w:ins w:id="32" w:author="Subash Acharya" w:date="2020-03-25T08:30:00Z">
        <w:r>
          <w:t xml:space="preserve">One data is loaded you will see message </w:t>
        </w:r>
      </w:ins>
      <w:ins w:id="33" w:author="Subash Acharya" w:date="2020-03-25T08:31:00Z">
        <w:r>
          <w:t>“</w:t>
        </w:r>
      </w:ins>
      <w:ins w:id="34" w:author="Subash Acharya" w:date="2020-03-25T08:30:00Z">
        <w:r>
          <w:t>test method test version</w:t>
        </w:r>
      </w:ins>
      <w:ins w:id="35" w:author="Subash Acharya" w:date="2020-03-25T08:31:00Z">
        <w:r>
          <w:t xml:space="preserve"> File load is completed”</w:t>
        </w:r>
        <w:commentRangeEnd w:id="31"/>
        <w:r>
          <w:rPr>
            <w:rStyle w:val="CommentReference"/>
          </w:rPr>
          <w:commentReference w:id="31"/>
        </w:r>
      </w:ins>
    </w:p>
    <w:p w14:paraId="3C4BF072" w14:textId="18D3FE56" w:rsidR="000D7C31" w:rsidRDefault="000D7C31" w:rsidP="00380358">
      <w:pPr>
        <w:pStyle w:val="ListParagraph"/>
        <w:numPr>
          <w:ilvl w:val="1"/>
          <w:numId w:val="14"/>
        </w:numPr>
        <w:rPr>
          <w:ins w:id="36" w:author="Subash Acharya" w:date="2020-03-25T08:30:00Z"/>
        </w:rPr>
      </w:pPr>
      <w:ins w:id="37" w:author="Subash Acharya" w:date="2020-03-25T08:30:00Z">
        <w:r>
          <w:rPr>
            <w:noProof/>
          </w:rPr>
          <w:lastRenderedPageBreak/>
          <w:drawing>
            <wp:inline distT="0" distB="0" distL="0" distR="0" wp14:anchorId="17D0DB86" wp14:editId="51DBFB1E">
              <wp:extent cx="6858000" cy="3649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49980"/>
                      </a:xfrm>
                      <a:prstGeom prst="rect">
                        <a:avLst/>
                      </a:prstGeom>
                    </pic:spPr>
                  </pic:pic>
                </a:graphicData>
              </a:graphic>
            </wp:inline>
          </w:drawing>
        </w:r>
      </w:ins>
    </w:p>
    <w:p w14:paraId="76D34103" w14:textId="6A6EA69A" w:rsidR="00416F5C" w:rsidRDefault="00AA7E9A" w:rsidP="00380358">
      <w:pPr>
        <w:pStyle w:val="ListParagraph"/>
        <w:numPr>
          <w:ilvl w:val="1"/>
          <w:numId w:val="14"/>
        </w:numPr>
        <w:pPrChange w:id="38" w:author="Subash Acharya" w:date="2020-03-25T08:29:00Z">
          <w:pPr>
            <w:pStyle w:val="ListParagraph"/>
            <w:numPr>
              <w:ilvl w:val="1"/>
              <w:numId w:val="14"/>
            </w:numPr>
            <w:ind w:left="1440" w:hanging="360"/>
          </w:pPr>
        </w:pPrChange>
      </w:pPr>
      <w:r>
        <w:t xml:space="preserve">A new </w:t>
      </w:r>
      <w:r w:rsidRPr="000D7C31">
        <w:rPr>
          <w:b/>
          <w:rPrChange w:id="39" w:author="Subash Acharya" w:date="2020-03-25T08:29:00Z">
            <w:rPr>
              <w:b/>
            </w:rPr>
          </w:rPrChange>
        </w:rPr>
        <w:t>Generate test results form</w:t>
      </w:r>
      <w:r>
        <w:t xml:space="preserve"> table is displayed below.</w:t>
      </w:r>
    </w:p>
    <w:p w14:paraId="10CA0555" w14:textId="77777777" w:rsidR="00AA7E9A" w:rsidRDefault="00AA7E9A" w:rsidP="00AA7E9A">
      <w:pPr>
        <w:pStyle w:val="ListParagraph"/>
        <w:numPr>
          <w:ilvl w:val="1"/>
          <w:numId w:val="14"/>
        </w:numPr>
      </w:pPr>
      <w:r>
        <w:t>A notification will display at the bottom of the page with the message “</w:t>
      </w:r>
      <w:r w:rsidRPr="00A4370B">
        <w:t>Upon saving, the file will be located in the system's Downloads folder by default</w:t>
      </w:r>
      <w:r>
        <w:t>” is displayed</w:t>
      </w:r>
      <w:r w:rsidRPr="00A4370B">
        <w:t>.</w:t>
      </w:r>
    </w:p>
    <w:p w14:paraId="313B3BA9" w14:textId="7C725E42" w:rsidR="00AA7E9A" w:rsidRDefault="00AA7E9A" w:rsidP="00AA7E9A">
      <w:pPr>
        <w:pStyle w:val="ListParagraph"/>
        <w:ind w:left="1440"/>
      </w:pPr>
      <w:r>
        <w:rPr>
          <w:noProof/>
        </w:rPr>
        <w:drawing>
          <wp:inline distT="0" distB="0" distL="0" distR="0" wp14:anchorId="56C122A2" wp14:editId="17950EA6">
            <wp:extent cx="4846320" cy="450081"/>
            <wp:effectExtent l="0" t="0" r="0" b="7620"/>
            <wp:docPr id="35" name="Picture 3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6320" cy="450081"/>
                    </a:xfrm>
                    <a:prstGeom prst="rect">
                      <a:avLst/>
                    </a:prstGeom>
                  </pic:spPr>
                </pic:pic>
              </a:graphicData>
            </a:graphic>
          </wp:inline>
        </w:drawing>
      </w:r>
    </w:p>
    <w:p w14:paraId="4A96F74C" w14:textId="44F4341B" w:rsidR="00DA68CE" w:rsidRDefault="006C6F5A" w:rsidP="00170C21">
      <w:pPr>
        <w:pStyle w:val="ListParagraph"/>
        <w:ind w:left="1440"/>
        <w:rPr>
          <w:b/>
          <w:i/>
          <w:sz w:val="18"/>
        </w:rPr>
      </w:pPr>
      <w:r>
        <w:rPr>
          <w:b/>
          <w:i/>
          <w:sz w:val="18"/>
        </w:rPr>
        <w:t>Figure 8</w:t>
      </w:r>
      <w:r w:rsidR="00DA68CE" w:rsidRPr="00750403">
        <w:rPr>
          <w:b/>
          <w:i/>
          <w:sz w:val="18"/>
        </w:rPr>
        <w:t>: Save button notification</w:t>
      </w:r>
    </w:p>
    <w:p w14:paraId="6509DA26" w14:textId="77777777" w:rsidR="00E768D6" w:rsidRPr="00750403" w:rsidRDefault="00E768D6" w:rsidP="00170C21">
      <w:pPr>
        <w:pStyle w:val="ListParagraph"/>
        <w:ind w:left="1440"/>
        <w:rPr>
          <w:b/>
          <w:i/>
          <w:sz w:val="18"/>
        </w:rPr>
      </w:pPr>
    </w:p>
    <w:p w14:paraId="5B650B7A" w14:textId="2856A688" w:rsidR="00914C81" w:rsidRPr="00163ECC" w:rsidRDefault="00914C81" w:rsidP="007B4DBD">
      <w:pPr>
        <w:pStyle w:val="ListParagraph"/>
        <w:numPr>
          <w:ilvl w:val="0"/>
          <w:numId w:val="14"/>
        </w:numPr>
      </w:pPr>
      <w:r w:rsidRPr="00163ECC">
        <w:t xml:space="preserve">At the top of the page, you </w:t>
      </w:r>
      <w:r w:rsidR="007B4DBD" w:rsidRPr="00163ECC">
        <w:t>have the option to</w:t>
      </w:r>
      <w:r w:rsidR="00C365C9" w:rsidRPr="00163ECC">
        <w:t xml:space="preserve"> select</w:t>
      </w:r>
      <w:r w:rsidR="007B4DBD" w:rsidRPr="00163ECC">
        <w:t xml:space="preserve"> </w:t>
      </w:r>
      <w:commentRangeStart w:id="40"/>
      <w:r w:rsidR="007B4DBD" w:rsidRPr="00163ECC">
        <w:rPr>
          <w:b/>
        </w:rPr>
        <w:t>Disable common alerts</w:t>
      </w:r>
      <w:commentRangeEnd w:id="40"/>
      <w:r w:rsidR="00FA1C4B">
        <w:rPr>
          <w:rStyle w:val="CommentReference"/>
        </w:rPr>
        <w:commentReference w:id="40"/>
      </w:r>
      <w:r w:rsidR="007B4DBD" w:rsidRPr="00163ECC">
        <w:t>. The types of alerts that can be disabled include:</w:t>
      </w:r>
    </w:p>
    <w:p w14:paraId="1F3F88B9" w14:textId="1D3D1767" w:rsidR="009D4C03" w:rsidRPr="007B4DBD" w:rsidRDefault="009D4C03" w:rsidP="009D4C03">
      <w:pPr>
        <w:pStyle w:val="ListParagraph"/>
        <w:ind w:hanging="270"/>
        <w:rPr>
          <w:highlight w:val="yellow"/>
        </w:rPr>
      </w:pPr>
      <w:r>
        <w:rPr>
          <w:noProof/>
        </w:rPr>
        <w:drawing>
          <wp:inline distT="0" distB="0" distL="0" distR="0" wp14:anchorId="5F405D86" wp14:editId="3BDE3392">
            <wp:extent cx="6858000" cy="1019810"/>
            <wp:effectExtent l="0" t="0" r="0" b="8890"/>
            <wp:docPr id="12" name="Picture 1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19810"/>
                    </a:xfrm>
                    <a:prstGeom prst="rect">
                      <a:avLst/>
                    </a:prstGeom>
                  </pic:spPr>
                </pic:pic>
              </a:graphicData>
            </a:graphic>
          </wp:inline>
        </w:drawing>
      </w:r>
      <w:r w:rsidRPr="009D4C03">
        <w:rPr>
          <w:b/>
          <w:i/>
          <w:sz w:val="18"/>
        </w:rPr>
        <w:t xml:space="preserve"> </w:t>
      </w:r>
      <w:r>
        <w:rPr>
          <w:b/>
          <w:i/>
          <w:sz w:val="18"/>
        </w:rPr>
        <w:t>Figure 9: Disable common alerts checkbox – Create Report</w:t>
      </w:r>
    </w:p>
    <w:p w14:paraId="486C9B8F" w14:textId="020D82F1" w:rsidR="00AA7E9A" w:rsidRDefault="00AA7E9A" w:rsidP="00AA7E9A">
      <w:pPr>
        <w:pStyle w:val="ListParagraph"/>
        <w:numPr>
          <w:ilvl w:val="0"/>
          <w:numId w:val="14"/>
        </w:numPr>
      </w:pPr>
      <w:r>
        <w:t xml:space="preserve">Provide details about the product. Some fields are mandatory as indicated by a red asterisk. </w:t>
      </w:r>
    </w:p>
    <w:p w14:paraId="09989CA3" w14:textId="77777777" w:rsidR="00AA7E9A" w:rsidRDefault="00AA7E9A" w:rsidP="00AA7E9A">
      <w:pPr>
        <w:pStyle w:val="ListParagraph"/>
        <w:numPr>
          <w:ilvl w:val="1"/>
          <w:numId w:val="16"/>
        </w:numPr>
      </w:pPr>
      <w:r>
        <w:t xml:space="preserve">Select the Product section to </w:t>
      </w:r>
      <w:r w:rsidRPr="00DA68CE">
        <w:rPr>
          <w:b/>
        </w:rPr>
        <w:t xml:space="preserve">expand </w:t>
      </w:r>
      <w:r>
        <w:t>the form fields.</w:t>
      </w:r>
    </w:p>
    <w:p w14:paraId="3EBDCAF8" w14:textId="77777777" w:rsidR="00AA7E9A" w:rsidRDefault="00AA7E9A" w:rsidP="00AA7E9A">
      <w:pPr>
        <w:pStyle w:val="ListParagraph"/>
        <w:numPr>
          <w:ilvl w:val="1"/>
          <w:numId w:val="16"/>
        </w:numPr>
      </w:pPr>
      <w:r>
        <w:t>Complete all required fields: Name of Product, Product Version, and Product Description.</w:t>
      </w:r>
    </w:p>
    <w:p w14:paraId="122056F3" w14:textId="77777777" w:rsidR="00AA7E9A" w:rsidRDefault="00AA7E9A" w:rsidP="00AA7E9A">
      <w:pPr>
        <w:pStyle w:val="ListParagraph"/>
        <w:numPr>
          <w:ilvl w:val="1"/>
          <w:numId w:val="16"/>
        </w:numPr>
      </w:pPr>
      <w:r>
        <w:t xml:space="preserve">Complete other fields as desired. </w:t>
      </w:r>
    </w:p>
    <w:p w14:paraId="7DB46D5C" w14:textId="044495CC" w:rsidR="00AA7E9A" w:rsidRDefault="00AA7E9A" w:rsidP="00AA7E9A">
      <w:pPr>
        <w:ind w:firstLine="900"/>
      </w:pPr>
      <w:r>
        <w:rPr>
          <w:noProof/>
        </w:rPr>
        <w:lastRenderedPageBreak/>
        <w:drawing>
          <wp:inline distT="0" distB="0" distL="0" distR="0" wp14:anchorId="0FE49EA7" wp14:editId="6B0213D9">
            <wp:extent cx="4562415" cy="3153135"/>
            <wp:effectExtent l="0" t="0" r="0" b="0"/>
            <wp:docPr id="25" name="Picture 2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9639" cy="3213416"/>
                    </a:xfrm>
                    <a:prstGeom prst="rect">
                      <a:avLst/>
                    </a:prstGeom>
                  </pic:spPr>
                </pic:pic>
              </a:graphicData>
            </a:graphic>
          </wp:inline>
        </w:drawing>
      </w:r>
    </w:p>
    <w:p w14:paraId="5633561A" w14:textId="0B35331A" w:rsidR="00DA68CE" w:rsidRDefault="009D4C03" w:rsidP="00750403">
      <w:pPr>
        <w:spacing w:after="0"/>
        <w:ind w:firstLine="900"/>
        <w:rPr>
          <w:b/>
          <w:i/>
          <w:sz w:val="18"/>
        </w:rPr>
      </w:pPr>
      <w:r>
        <w:rPr>
          <w:b/>
          <w:i/>
          <w:sz w:val="18"/>
        </w:rPr>
        <w:t>Figure 10</w:t>
      </w:r>
      <w:r w:rsidR="00DA68CE" w:rsidRPr="00750403">
        <w:rPr>
          <w:b/>
          <w:i/>
          <w:sz w:val="18"/>
        </w:rPr>
        <w:t>: Product S</w:t>
      </w:r>
      <w:r w:rsidR="00C62E82" w:rsidRPr="00750403">
        <w:rPr>
          <w:b/>
          <w:i/>
          <w:sz w:val="18"/>
        </w:rPr>
        <w:t xml:space="preserve">ection </w:t>
      </w:r>
    </w:p>
    <w:p w14:paraId="384FEE38" w14:textId="77777777" w:rsidR="00E768D6" w:rsidRPr="00750403" w:rsidRDefault="00E768D6" w:rsidP="00750403">
      <w:pPr>
        <w:spacing w:after="0"/>
        <w:ind w:firstLine="900"/>
        <w:rPr>
          <w:b/>
          <w:i/>
          <w:sz w:val="18"/>
        </w:rPr>
      </w:pPr>
    </w:p>
    <w:p w14:paraId="0DD44E66" w14:textId="77777777" w:rsidR="00AA7E9A" w:rsidRDefault="00AA7E9A" w:rsidP="00AA7E9A">
      <w:pPr>
        <w:pStyle w:val="ListParagraph"/>
        <w:numPr>
          <w:ilvl w:val="0"/>
          <w:numId w:val="14"/>
        </w:numPr>
      </w:pPr>
      <w:r>
        <w:t>Provide details about the test environment. Form f</w:t>
      </w:r>
      <w:r w:rsidRPr="0079411E">
        <w:t>ields in th</w:t>
      </w:r>
      <w:r>
        <w:t>is</w:t>
      </w:r>
      <w:r w:rsidRPr="0079411E">
        <w:t xml:space="preserve"> section </w:t>
      </w:r>
      <w:r w:rsidRPr="00DA3BD6">
        <w:rPr>
          <w:b/>
        </w:rPr>
        <w:t>are not</w:t>
      </w:r>
      <w:r w:rsidRPr="0079411E">
        <w:t xml:space="preserve"> required.</w:t>
      </w:r>
    </w:p>
    <w:p w14:paraId="24D048CB" w14:textId="77777777" w:rsidR="00AA7E9A" w:rsidRDefault="00AA7E9A" w:rsidP="00AA7E9A">
      <w:pPr>
        <w:pStyle w:val="ListParagraph"/>
        <w:numPr>
          <w:ilvl w:val="1"/>
          <w:numId w:val="14"/>
        </w:numPr>
      </w:pPr>
      <w:r>
        <w:t xml:space="preserve">Select the Test Environment section to </w:t>
      </w:r>
      <w:r w:rsidRPr="00BB4F69">
        <w:rPr>
          <w:b/>
        </w:rPr>
        <w:t>expand</w:t>
      </w:r>
      <w:r>
        <w:t xml:space="preserve"> the form fields. </w:t>
      </w:r>
    </w:p>
    <w:p w14:paraId="65854DE3" w14:textId="77777777" w:rsidR="00AA7E9A" w:rsidRDefault="00AA7E9A" w:rsidP="00AA7E9A">
      <w:pPr>
        <w:pStyle w:val="ListParagraph"/>
        <w:numPr>
          <w:ilvl w:val="1"/>
          <w:numId w:val="14"/>
        </w:numPr>
        <w:ind w:left="1080" w:firstLine="0"/>
      </w:pPr>
      <w:r>
        <w:t xml:space="preserve">Complete fields to describe the default browser and operating system used when performing </w:t>
      </w:r>
      <w:commentRangeStart w:id="41"/>
      <w:r>
        <w:t>testing</w:t>
      </w:r>
      <w:commentRangeEnd w:id="41"/>
      <w:r w:rsidR="00E343BB">
        <w:rPr>
          <w:rStyle w:val="CommentReference"/>
        </w:rPr>
        <w:commentReference w:id="41"/>
      </w:r>
      <w:r>
        <w:t xml:space="preserve">. </w:t>
      </w:r>
    </w:p>
    <w:p w14:paraId="4609FBDE" w14:textId="088624DD" w:rsidR="00AA7E9A" w:rsidRDefault="00AA7E9A" w:rsidP="00AA7E9A">
      <w:pPr>
        <w:pStyle w:val="ListParagraph"/>
        <w:ind w:left="1080"/>
      </w:pPr>
      <w:r>
        <w:rPr>
          <w:noProof/>
        </w:rPr>
        <w:drawing>
          <wp:inline distT="0" distB="0" distL="0" distR="0" wp14:anchorId="368BDCFC" wp14:editId="75E947D8">
            <wp:extent cx="4663440" cy="2558415"/>
            <wp:effectExtent l="0" t="0" r="3810" b="0"/>
            <wp:docPr id="27" name="Picture 2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3440" cy="2558415"/>
                    </a:xfrm>
                    <a:prstGeom prst="rect">
                      <a:avLst/>
                    </a:prstGeom>
                  </pic:spPr>
                </pic:pic>
              </a:graphicData>
            </a:graphic>
          </wp:inline>
        </w:drawing>
      </w:r>
    </w:p>
    <w:p w14:paraId="1D40D79A" w14:textId="2CBD3777" w:rsidR="00170C21" w:rsidRDefault="00170C21" w:rsidP="00AA7E9A">
      <w:pPr>
        <w:pStyle w:val="ListParagraph"/>
        <w:ind w:left="1080"/>
        <w:rPr>
          <w:b/>
          <w:i/>
          <w:sz w:val="18"/>
        </w:rPr>
      </w:pPr>
      <w:r w:rsidRPr="00750403">
        <w:rPr>
          <w:b/>
          <w:i/>
          <w:sz w:val="18"/>
        </w:rPr>
        <w:t>Figur</w:t>
      </w:r>
      <w:r w:rsidR="009D4C03">
        <w:rPr>
          <w:b/>
          <w:i/>
          <w:sz w:val="18"/>
        </w:rPr>
        <w:t>e 11</w:t>
      </w:r>
      <w:r w:rsidR="00C62E82" w:rsidRPr="00750403">
        <w:rPr>
          <w:b/>
          <w:i/>
          <w:sz w:val="18"/>
        </w:rPr>
        <w:t xml:space="preserve">: Test Environment Section </w:t>
      </w:r>
    </w:p>
    <w:p w14:paraId="6EC615DE" w14:textId="77777777" w:rsidR="00E768D6" w:rsidRPr="00750403" w:rsidRDefault="00E768D6" w:rsidP="00AA7E9A">
      <w:pPr>
        <w:pStyle w:val="ListParagraph"/>
        <w:ind w:left="1080"/>
        <w:rPr>
          <w:b/>
          <w:i/>
          <w:sz w:val="18"/>
        </w:rPr>
      </w:pPr>
    </w:p>
    <w:p w14:paraId="08105DE7" w14:textId="77777777" w:rsidR="00AA7E9A" w:rsidRDefault="00AA7E9A" w:rsidP="00AA7E9A">
      <w:pPr>
        <w:pStyle w:val="ListParagraph"/>
        <w:numPr>
          <w:ilvl w:val="0"/>
          <w:numId w:val="14"/>
        </w:numPr>
      </w:pPr>
      <w:r>
        <w:t xml:space="preserve">Provide details about the tester information. Some fields are mandatory as indicated by a red asterisk.  </w:t>
      </w:r>
    </w:p>
    <w:p w14:paraId="76EF09C2" w14:textId="77777777" w:rsidR="00AA7E9A" w:rsidRDefault="00AA7E9A" w:rsidP="00AA7E9A">
      <w:pPr>
        <w:pStyle w:val="ListParagraph"/>
        <w:numPr>
          <w:ilvl w:val="1"/>
          <w:numId w:val="14"/>
        </w:numPr>
      </w:pPr>
      <w:r>
        <w:t xml:space="preserve">Select the Testing Information section to </w:t>
      </w:r>
      <w:r w:rsidRPr="00170C21">
        <w:rPr>
          <w:b/>
        </w:rPr>
        <w:t>expand</w:t>
      </w:r>
      <w:r>
        <w:t xml:space="preserve"> the form fields. </w:t>
      </w:r>
    </w:p>
    <w:p w14:paraId="4B564313" w14:textId="77777777" w:rsidR="00AA7E9A" w:rsidRDefault="00AA7E9A" w:rsidP="00AA7E9A">
      <w:pPr>
        <w:pStyle w:val="ListParagraph"/>
        <w:numPr>
          <w:ilvl w:val="1"/>
          <w:numId w:val="14"/>
        </w:numPr>
      </w:pPr>
      <w:r>
        <w:t xml:space="preserve">Complete all required fields. </w:t>
      </w:r>
    </w:p>
    <w:p w14:paraId="47580373" w14:textId="5FC7F167" w:rsidR="00AA7E9A" w:rsidRDefault="00AA7E9A" w:rsidP="00AA7E9A">
      <w:pPr>
        <w:pStyle w:val="ListParagraph"/>
        <w:numPr>
          <w:ilvl w:val="1"/>
          <w:numId w:val="14"/>
        </w:numPr>
      </w:pPr>
      <w:r>
        <w:t xml:space="preserve">Complete other fields as desired. Note: </w:t>
      </w:r>
      <w:r w:rsidRPr="00BB4F69">
        <w:rPr>
          <w:b/>
        </w:rPr>
        <w:t xml:space="preserve">Trusted Testers are encouraged to provide their certification number in order to </w:t>
      </w:r>
      <w:commentRangeStart w:id="42"/>
      <w:r w:rsidRPr="00BB4F69">
        <w:rPr>
          <w:b/>
        </w:rPr>
        <w:t xml:space="preserve">authenticate </w:t>
      </w:r>
      <w:commentRangeEnd w:id="42"/>
      <w:r w:rsidR="00E343BB">
        <w:rPr>
          <w:rStyle w:val="CommentReference"/>
        </w:rPr>
        <w:commentReference w:id="42"/>
      </w:r>
      <w:r w:rsidRPr="00BB4F69">
        <w:rPr>
          <w:b/>
        </w:rPr>
        <w:t>the</w:t>
      </w:r>
      <w:r w:rsidR="00BB4F69">
        <w:rPr>
          <w:b/>
        </w:rPr>
        <w:t xml:space="preserve"> test</w:t>
      </w:r>
      <w:r w:rsidRPr="00BB4F69">
        <w:rPr>
          <w:b/>
        </w:rPr>
        <w:t xml:space="preserve"> results</w:t>
      </w:r>
      <w:r>
        <w:t xml:space="preserve">. </w:t>
      </w:r>
    </w:p>
    <w:p w14:paraId="16891A90" w14:textId="171D1557" w:rsidR="00AA7E9A" w:rsidRDefault="00AA7E9A" w:rsidP="00AA7E9A">
      <w:pPr>
        <w:pStyle w:val="ListParagraph"/>
        <w:ind w:left="1440"/>
      </w:pPr>
      <w:r>
        <w:rPr>
          <w:noProof/>
        </w:rPr>
        <w:lastRenderedPageBreak/>
        <w:drawing>
          <wp:inline distT="0" distB="0" distL="0" distR="0" wp14:anchorId="38591487" wp14:editId="7BAB2E81">
            <wp:extent cx="5120640" cy="2593503"/>
            <wp:effectExtent l="0" t="0" r="3810" b="0"/>
            <wp:docPr id="28" name="Picture 2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93503"/>
                    </a:xfrm>
                    <a:prstGeom prst="rect">
                      <a:avLst/>
                    </a:prstGeom>
                  </pic:spPr>
                </pic:pic>
              </a:graphicData>
            </a:graphic>
          </wp:inline>
        </w:drawing>
      </w:r>
    </w:p>
    <w:p w14:paraId="51C8717D" w14:textId="258BE195" w:rsidR="00170C21" w:rsidRDefault="009D4C03" w:rsidP="00AA7E9A">
      <w:pPr>
        <w:pStyle w:val="ListParagraph"/>
        <w:ind w:left="1440"/>
        <w:rPr>
          <w:b/>
          <w:i/>
          <w:sz w:val="18"/>
        </w:rPr>
      </w:pPr>
      <w:r>
        <w:rPr>
          <w:b/>
          <w:i/>
          <w:sz w:val="18"/>
        </w:rPr>
        <w:t>Figure 12</w:t>
      </w:r>
      <w:r w:rsidR="00170C21" w:rsidRPr="00750403">
        <w:rPr>
          <w:b/>
          <w:i/>
          <w:sz w:val="18"/>
        </w:rPr>
        <w:t>: Testing Information Sect</w:t>
      </w:r>
      <w:r w:rsidR="00C62E82" w:rsidRPr="00750403">
        <w:rPr>
          <w:b/>
          <w:i/>
          <w:sz w:val="18"/>
        </w:rPr>
        <w:t xml:space="preserve">ion </w:t>
      </w:r>
    </w:p>
    <w:p w14:paraId="7FA2F22D" w14:textId="77777777" w:rsidR="00E768D6" w:rsidRPr="00750403" w:rsidRDefault="00E768D6" w:rsidP="00AA7E9A">
      <w:pPr>
        <w:pStyle w:val="ListParagraph"/>
        <w:ind w:left="1440"/>
        <w:rPr>
          <w:b/>
          <w:i/>
          <w:sz w:val="18"/>
        </w:rPr>
      </w:pPr>
    </w:p>
    <w:p w14:paraId="24CCBA3D" w14:textId="77777777" w:rsidR="00AA7E9A" w:rsidRDefault="00AA7E9A" w:rsidP="00AA7E9A">
      <w:pPr>
        <w:pStyle w:val="ListParagraph"/>
        <w:numPr>
          <w:ilvl w:val="0"/>
          <w:numId w:val="14"/>
        </w:numPr>
      </w:pPr>
      <w:r>
        <w:t xml:space="preserve">Once you have completed all required fields about the product, you have the option to: </w:t>
      </w:r>
    </w:p>
    <w:p w14:paraId="5D118B47" w14:textId="485005CF" w:rsidR="00AA7E9A" w:rsidRDefault="00AA7E9A" w:rsidP="00AA7E9A">
      <w:pPr>
        <w:pStyle w:val="ListParagraph"/>
        <w:numPr>
          <w:ilvl w:val="1"/>
          <w:numId w:val="14"/>
        </w:numPr>
      </w:pPr>
      <w:r w:rsidRPr="00BB4F69">
        <w:rPr>
          <w:b/>
        </w:rPr>
        <w:t>Save the file</w:t>
      </w:r>
      <w:r>
        <w:t xml:space="preserve"> with the entered data as a custom template file for later use</w:t>
      </w:r>
      <w:r w:rsidR="00BB4F69">
        <w:t xml:space="preserve"> </w:t>
      </w:r>
      <w:r>
        <w:t>in order to load a pre-populated version of the template, or</w:t>
      </w:r>
    </w:p>
    <w:p w14:paraId="2C9A8DC3" w14:textId="42708586" w:rsidR="00AA7E9A" w:rsidRDefault="00AA7E9A" w:rsidP="00B6627A">
      <w:pPr>
        <w:pStyle w:val="ListParagraph"/>
        <w:numPr>
          <w:ilvl w:val="1"/>
          <w:numId w:val="14"/>
        </w:numPr>
      </w:pPr>
      <w:r>
        <w:t xml:space="preserve">Continue to the next section </w:t>
      </w:r>
      <w:r w:rsidRPr="00DA3BD6">
        <w:rPr>
          <w:b/>
        </w:rPr>
        <w:t>Generate test results form</w:t>
      </w:r>
      <w:r>
        <w:t xml:space="preserve"> to enter testing data and create a report.</w:t>
      </w:r>
    </w:p>
    <w:p w14:paraId="5C9DDE7A" w14:textId="77777777" w:rsidR="00BC164F" w:rsidRDefault="00BC164F">
      <w:pPr>
        <w:spacing w:after="0" w:line="240" w:lineRule="auto"/>
        <w:rPr>
          <w:rFonts w:eastAsiaTheme="majorEastAsia" w:cstheme="majorBidi"/>
          <w:b/>
          <w:color w:val="365F91" w:themeColor="accent1" w:themeShade="BF"/>
          <w:sz w:val="26"/>
          <w:szCs w:val="26"/>
        </w:rPr>
      </w:pPr>
      <w:r>
        <w:rPr>
          <w:b/>
        </w:rPr>
        <w:br w:type="page"/>
      </w:r>
    </w:p>
    <w:p w14:paraId="403D4ED3" w14:textId="3859805A" w:rsidR="00AA7E9A" w:rsidRDefault="00AA7E9A" w:rsidP="00A43CB1">
      <w:pPr>
        <w:pStyle w:val="Heading2"/>
        <w:spacing w:after="240"/>
      </w:pPr>
      <w:bookmarkStart w:id="43" w:name="_Toc31210903"/>
      <w:r>
        <w:rPr>
          <w:b/>
        </w:rPr>
        <w:lastRenderedPageBreak/>
        <w:t>Topic 3</w:t>
      </w:r>
      <w:r w:rsidRPr="000919DB">
        <w:rPr>
          <w:b/>
        </w:rPr>
        <w:t>:</w:t>
      </w:r>
      <w:r w:rsidRPr="00840B1B">
        <w:t xml:space="preserve"> How to </w:t>
      </w:r>
      <w:r>
        <w:t>Create Report</w:t>
      </w:r>
      <w:bookmarkEnd w:id="43"/>
      <w:r>
        <w:t xml:space="preserve"> </w:t>
      </w:r>
    </w:p>
    <w:p w14:paraId="0B05DE74" w14:textId="77777777" w:rsidR="00AA7E9A" w:rsidRPr="004944BA" w:rsidRDefault="00AA7E9A" w:rsidP="00AA7E9A">
      <w:pPr>
        <w:rPr>
          <w:b/>
        </w:rPr>
      </w:pPr>
      <w:r>
        <w:rPr>
          <w:b/>
        </w:rPr>
        <w:t>Tool Tips</w:t>
      </w:r>
      <w:r w:rsidRPr="004944BA">
        <w:rPr>
          <w:b/>
        </w:rPr>
        <w:t xml:space="preserve">: </w:t>
      </w:r>
    </w:p>
    <w:p w14:paraId="7B33CDE5" w14:textId="77777777" w:rsidR="00AA7E9A" w:rsidRPr="00DA3BD6" w:rsidRDefault="00AA7E9A" w:rsidP="00AA7E9A">
      <w:pPr>
        <w:pStyle w:val="ListParagraph"/>
        <w:numPr>
          <w:ilvl w:val="0"/>
          <w:numId w:val="18"/>
        </w:numPr>
        <w:rPr>
          <w:i/>
        </w:rPr>
      </w:pPr>
      <w:r>
        <w:t>Y</w:t>
      </w:r>
      <w:r w:rsidRPr="00B57FD0">
        <w:t>ou can begin entering test results</w:t>
      </w:r>
      <w:r>
        <w:t xml:space="preserve"> o</w:t>
      </w:r>
      <w:r w:rsidRPr="00B57FD0">
        <w:t xml:space="preserve">nce you have completed the </w:t>
      </w:r>
      <w:r>
        <w:t>steps</w:t>
      </w:r>
      <w:r w:rsidRPr="00B57FD0">
        <w:t xml:space="preserve"> to create a new test form</w:t>
      </w:r>
      <w:r>
        <w:t>.</w:t>
      </w:r>
    </w:p>
    <w:p w14:paraId="0D6ECE85" w14:textId="1EFC9E0B" w:rsidR="00AA7E9A" w:rsidRDefault="00AA7E9A" w:rsidP="00AA7E9A">
      <w:pPr>
        <w:pStyle w:val="ListParagraph"/>
        <w:numPr>
          <w:ilvl w:val="0"/>
          <w:numId w:val="18"/>
        </w:numPr>
      </w:pPr>
      <w:r w:rsidRPr="00DA3BD6">
        <w:t>You</w:t>
      </w:r>
      <w:r>
        <w:t xml:space="preserve"> must </w:t>
      </w:r>
      <w:r w:rsidRPr="00F521BC">
        <w:t>complete</w:t>
      </w:r>
      <w:r>
        <w:t xml:space="preserve"> all </w:t>
      </w:r>
      <w:r w:rsidRPr="00F521BC">
        <w:t>required fields, including</w:t>
      </w:r>
      <w:r w:rsidR="00BB4F69">
        <w:t xml:space="preserve"> </w:t>
      </w:r>
      <w:r>
        <w:t>the Product and Testing Information</w:t>
      </w:r>
      <w:r w:rsidRPr="00F521BC">
        <w:t xml:space="preserve"> sections</w:t>
      </w:r>
      <w:r>
        <w:t xml:space="preserve"> </w:t>
      </w:r>
      <w:r w:rsidRPr="00F521BC">
        <w:t xml:space="preserve">to save </w:t>
      </w:r>
      <w:r>
        <w:t>test results.</w:t>
      </w:r>
    </w:p>
    <w:p w14:paraId="672869A2" w14:textId="77777777" w:rsidR="00765B1F" w:rsidRDefault="00AA7E9A" w:rsidP="00AA7E9A">
      <w:pPr>
        <w:pStyle w:val="ListParagraph"/>
        <w:numPr>
          <w:ilvl w:val="0"/>
          <w:numId w:val="18"/>
        </w:numPr>
      </w:pPr>
      <w:r>
        <w:t xml:space="preserve">On the </w:t>
      </w:r>
      <w:r w:rsidRPr="00FA1C4B">
        <w:rPr>
          <w:b/>
          <w:rPrChange w:id="44" w:author="Subash Acharya" w:date="2020-03-25T08:38:00Z">
            <w:rPr>
              <w:b/>
            </w:rPr>
          </w:rPrChange>
        </w:rPr>
        <w:t>Create New Report</w:t>
      </w:r>
      <w:r w:rsidRPr="00FA1C4B">
        <w:rPr>
          <w:rPrChange w:id="45" w:author="Subash Acharya" w:date="2020-03-25T08:38:00Z">
            <w:rPr/>
          </w:rPrChange>
        </w:rPr>
        <w:t xml:space="preserve"> </w:t>
      </w:r>
      <w:r w:rsidRPr="00FA1C4B">
        <w:rPr>
          <w:b/>
          <w:rPrChange w:id="46" w:author="Subash Acharya" w:date="2020-03-25T08:38:00Z">
            <w:rPr>
              <w:b/>
            </w:rPr>
          </w:rPrChange>
        </w:rPr>
        <w:t>Form</w:t>
      </w:r>
      <w:r>
        <w:t xml:space="preserve"> page, you can</w:t>
      </w:r>
      <w:r w:rsidRPr="00DA3BD6">
        <w:t xml:space="preserve"> </w:t>
      </w:r>
      <w:r>
        <w:t xml:space="preserve">repeatedly </w:t>
      </w:r>
      <w:r w:rsidRPr="00DA3BD6">
        <w:t>save partially completed test</w:t>
      </w:r>
      <w:r>
        <w:t>ing</w:t>
      </w:r>
      <w:r w:rsidRPr="00DA3BD6">
        <w:t xml:space="preserve"> </w:t>
      </w:r>
      <w:r>
        <w:t xml:space="preserve">information during the current session, until you reload or close the page in your browser. </w:t>
      </w:r>
    </w:p>
    <w:p w14:paraId="6EF56F66" w14:textId="7F39CADD" w:rsidR="00AA7E9A" w:rsidRPr="00E343BB" w:rsidRDefault="00AA7E9A" w:rsidP="00AA7E9A">
      <w:pPr>
        <w:pStyle w:val="ListParagraph"/>
        <w:numPr>
          <w:ilvl w:val="0"/>
          <w:numId w:val="18"/>
        </w:numPr>
        <w:rPr>
          <w:highlight w:val="yellow"/>
          <w:rPrChange w:id="47" w:author="Acharya, Subash" w:date="2020-02-21T14:01:00Z">
            <w:rPr/>
          </w:rPrChange>
        </w:rPr>
      </w:pPr>
      <w:r w:rsidRPr="00FA1C4B">
        <w:rPr>
          <w:rPrChange w:id="48" w:author="Subash Acharya" w:date="2020-03-25T08:39:00Z">
            <w:rPr/>
          </w:rPrChange>
        </w:rPr>
        <w:t>You</w:t>
      </w:r>
      <w:r w:rsidRPr="00FA1C4B">
        <w:rPr>
          <w:rPrChange w:id="49" w:author="Subash Acharya" w:date="2020-03-25T08:38:00Z">
            <w:rPr/>
          </w:rPrChange>
        </w:rPr>
        <w:t xml:space="preserve"> can use </w:t>
      </w:r>
      <w:r w:rsidRPr="00FA1C4B">
        <w:rPr>
          <w:b/>
          <w:rPrChange w:id="50" w:author="Subash Acharya" w:date="2020-03-25T08:38:00Z">
            <w:rPr>
              <w:b/>
            </w:rPr>
          </w:rPrChange>
        </w:rPr>
        <w:t>Edit Report</w:t>
      </w:r>
      <w:r w:rsidRPr="00FA1C4B">
        <w:rPr>
          <w:rPrChange w:id="51" w:author="Subash Acharya" w:date="2020-03-25T08:38:00Z">
            <w:rPr/>
          </w:rPrChange>
        </w:rPr>
        <w:t xml:space="preserve"> later to continue entering testing information.</w:t>
      </w:r>
    </w:p>
    <w:p w14:paraId="58BF86E7" w14:textId="338CFFC7" w:rsidR="00AA7E9A" w:rsidRDefault="00AA7E9A" w:rsidP="00AA7E9A">
      <w:pPr>
        <w:pStyle w:val="ListParagraph"/>
        <w:numPr>
          <w:ilvl w:val="0"/>
          <w:numId w:val="18"/>
        </w:numPr>
      </w:pPr>
      <w:bookmarkStart w:id="52" w:name="_Hlk14273105"/>
      <w:r>
        <w:t xml:space="preserve">Each input form field has a </w:t>
      </w:r>
      <w:proofErr w:type="gramStart"/>
      <w:r w:rsidRPr="00DA3BD6">
        <w:rPr>
          <w:b/>
        </w:rPr>
        <w:t>500 character</w:t>
      </w:r>
      <w:proofErr w:type="gramEnd"/>
      <w:r w:rsidRPr="00DA3BD6">
        <w:rPr>
          <w:b/>
        </w:rPr>
        <w:t xml:space="preserve"> limit</w:t>
      </w:r>
      <w:r w:rsidRPr="003A7C7B">
        <w:rPr>
          <w:b/>
        </w:rPr>
        <w:t xml:space="preserve"> </w:t>
      </w:r>
      <w:r w:rsidRPr="009378D2">
        <w:t>for</w:t>
      </w:r>
      <w:r w:rsidRPr="00DA3BD6">
        <w:rPr>
          <w:b/>
        </w:rPr>
        <w:t xml:space="preserve"> Tester’s Comment</w:t>
      </w:r>
      <w:r w:rsidR="00AB7019">
        <w:rPr>
          <w:b/>
        </w:rPr>
        <w:t xml:space="preserve"> </w:t>
      </w:r>
      <w:r w:rsidR="00AB7019">
        <w:t>for failed test conditions</w:t>
      </w:r>
      <w:r>
        <w:t xml:space="preserve">. </w:t>
      </w:r>
      <w:r w:rsidRPr="00EB18B9">
        <w:t>Once you reach the character limit, no more characters can be entered.</w:t>
      </w:r>
      <w:r w:rsidR="00CD1C24">
        <w:t xml:space="preserve"> </w:t>
      </w:r>
    </w:p>
    <w:p w14:paraId="433D3FEC" w14:textId="014CDD5B" w:rsidR="00AB7019" w:rsidRDefault="00AB7019" w:rsidP="00AA7E9A">
      <w:pPr>
        <w:pStyle w:val="ListParagraph"/>
        <w:numPr>
          <w:ilvl w:val="0"/>
          <w:numId w:val="18"/>
        </w:numPr>
      </w:pPr>
      <w:r>
        <w:t xml:space="preserve">Comments will display in the ‘Remark &amp; Explanation’ section of the </w:t>
      </w:r>
      <w:r w:rsidRPr="00AB7019">
        <w:rPr>
          <w:b/>
        </w:rPr>
        <w:t>View Report</w:t>
      </w:r>
      <w:r>
        <w:t xml:space="preserve"> page.</w:t>
      </w:r>
    </w:p>
    <w:bookmarkEnd w:id="52"/>
    <w:p w14:paraId="46A726A8" w14:textId="6FD5E4E9" w:rsidR="00AA7E9A" w:rsidRDefault="00AA7E9A" w:rsidP="00AA7E9A">
      <w:pPr>
        <w:pStyle w:val="ListParagraph"/>
        <w:numPr>
          <w:ilvl w:val="0"/>
          <w:numId w:val="18"/>
        </w:numPr>
      </w:pPr>
      <w:r>
        <w:t xml:space="preserve">Each time you save results, a new </w:t>
      </w:r>
      <w:r w:rsidR="006B4322">
        <w:t>JSON</w:t>
      </w:r>
      <w:r>
        <w:t xml:space="preserve"> file is created.</w:t>
      </w:r>
      <w:r w:rsidR="00CD1C24">
        <w:t xml:space="preserve"> </w:t>
      </w:r>
    </w:p>
    <w:p w14:paraId="7BBBAB36" w14:textId="1461AD86" w:rsidR="003E6781" w:rsidRPr="001C3D40" w:rsidRDefault="003E6781" w:rsidP="001C5743">
      <w:pPr>
        <w:pStyle w:val="ListParagraph"/>
        <w:numPr>
          <w:ilvl w:val="0"/>
          <w:numId w:val="18"/>
        </w:numPr>
        <w:spacing w:after="0"/>
        <w:rPr>
          <w:rPrChange w:id="53" w:author="Subash Acharya" w:date="2020-03-25T08:40:00Z">
            <w:rPr/>
          </w:rPrChange>
        </w:rPr>
      </w:pPr>
      <w:r>
        <w:t xml:space="preserve">If all tests are completed in </w:t>
      </w:r>
      <w:r w:rsidRPr="00FA1C4B">
        <w:rPr>
          <w:b/>
          <w:rPrChange w:id="54" w:author="Subash Acharya" w:date="2020-03-25T08:39:00Z">
            <w:rPr>
              <w:b/>
            </w:rPr>
          </w:rPrChange>
        </w:rPr>
        <w:t>Create Report</w:t>
      </w:r>
      <w:r>
        <w:t xml:space="preserve"> </w:t>
      </w:r>
      <w:r w:rsidRPr="003E6781">
        <w:t>pag</w:t>
      </w:r>
      <w:r>
        <w:t xml:space="preserve">e, you can view your report in </w:t>
      </w:r>
      <w:r w:rsidRPr="003E6781">
        <w:rPr>
          <w:b/>
        </w:rPr>
        <w:t xml:space="preserve">View Report </w:t>
      </w:r>
      <w:r>
        <w:t xml:space="preserve">page. Use </w:t>
      </w:r>
      <w:r w:rsidRPr="001C3D40">
        <w:rPr>
          <w:b/>
          <w:rPrChange w:id="55" w:author="Subash Acharya" w:date="2020-03-25T08:40:00Z">
            <w:rPr>
              <w:b/>
            </w:rPr>
          </w:rPrChange>
        </w:rPr>
        <w:t xml:space="preserve">Edit Report </w:t>
      </w:r>
      <w:r w:rsidRPr="001C3D40">
        <w:rPr>
          <w:rPrChange w:id="56" w:author="Subash Acharya" w:date="2020-03-25T08:40:00Z">
            <w:rPr/>
          </w:rPrChange>
        </w:rPr>
        <w:t>page only to update or add Remediation details.</w:t>
      </w:r>
    </w:p>
    <w:p w14:paraId="024AA368" w14:textId="41CA30C8" w:rsidR="001C5743" w:rsidRDefault="001C5743" w:rsidP="001C5743">
      <w:pPr>
        <w:pStyle w:val="CommentText"/>
        <w:numPr>
          <w:ilvl w:val="0"/>
          <w:numId w:val="18"/>
        </w:numPr>
        <w:spacing w:after="0"/>
        <w:rPr>
          <w:sz w:val="22"/>
        </w:rPr>
      </w:pPr>
      <w:r w:rsidRPr="001C5743">
        <w:rPr>
          <w:sz w:val="22"/>
        </w:rPr>
        <w:t>By default</w:t>
      </w:r>
      <w:r w:rsidR="008853C3">
        <w:rPr>
          <w:sz w:val="22"/>
        </w:rPr>
        <w:t>,</w:t>
      </w:r>
      <w:r>
        <w:rPr>
          <w:sz w:val="22"/>
        </w:rPr>
        <w:t xml:space="preserve"> the tool captures Product name and Product version</w:t>
      </w:r>
      <w:r w:rsidRPr="001C5743">
        <w:rPr>
          <w:sz w:val="22"/>
        </w:rPr>
        <w:t xml:space="preserve"> as </w:t>
      </w:r>
      <w:r>
        <w:rPr>
          <w:sz w:val="22"/>
        </w:rPr>
        <w:t>the saved JSON file created.</w:t>
      </w:r>
    </w:p>
    <w:p w14:paraId="04BE3456" w14:textId="745F1681" w:rsidR="008853C3" w:rsidRPr="008853C3" w:rsidRDefault="008853C3" w:rsidP="008853C3">
      <w:pPr>
        <w:numPr>
          <w:ilvl w:val="0"/>
          <w:numId w:val="18"/>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Recommended i</w:t>
      </w:r>
      <w:r w:rsidRPr="00614DFA">
        <w:rPr>
          <w:rFonts w:eastAsia="Times New Roman" w:cstheme="minorHAnsi"/>
          <w:color w:val="000000"/>
          <w:szCs w:val="24"/>
        </w:rPr>
        <w:t xml:space="preserve">mage types </w:t>
      </w:r>
      <w:r>
        <w:rPr>
          <w:rFonts w:eastAsia="Times New Roman" w:cstheme="minorHAnsi"/>
          <w:color w:val="000000"/>
          <w:szCs w:val="24"/>
        </w:rPr>
        <w:t>for ACRT to attach screen shots are PNG and GIF.</w:t>
      </w:r>
    </w:p>
    <w:p w14:paraId="3B4A67D7" w14:textId="55CB476F" w:rsidR="008853C3" w:rsidRPr="003962F1" w:rsidRDefault="00AA7E9A" w:rsidP="0087400C">
      <w:pPr>
        <w:pStyle w:val="ListParagraph"/>
        <w:numPr>
          <w:ilvl w:val="0"/>
          <w:numId w:val="18"/>
        </w:numPr>
        <w:spacing w:after="0" w:line="240" w:lineRule="auto"/>
        <w:rPr>
          <w:rFonts w:eastAsia="Times New Roman"/>
          <w:b/>
          <w:bCs/>
          <w:sz w:val="24"/>
          <w:szCs w:val="27"/>
        </w:rPr>
      </w:pPr>
      <w:r>
        <w:t xml:space="preserve">See </w:t>
      </w:r>
      <w:r w:rsidRPr="003962F1">
        <w:rPr>
          <w:b/>
        </w:rPr>
        <w:t>“Edit Report” instructions</w:t>
      </w:r>
      <w:r>
        <w:t xml:space="preserve"> for editing an existing saved file.</w:t>
      </w:r>
    </w:p>
    <w:p w14:paraId="56FC62E2" w14:textId="7EEF3ED5" w:rsidR="00AA7E9A" w:rsidRDefault="00AA7E9A" w:rsidP="003A31D7">
      <w:pPr>
        <w:pStyle w:val="Heading3"/>
      </w:pPr>
      <w:bookmarkStart w:id="57" w:name="_Toc31210904"/>
      <w:r w:rsidRPr="00F521BC">
        <w:t xml:space="preserve">Instructions to </w:t>
      </w:r>
      <w:r>
        <w:t>Create</w:t>
      </w:r>
      <w:r w:rsidRPr="00F521BC">
        <w:t xml:space="preserve"> </w:t>
      </w:r>
      <w:r>
        <w:t>Report</w:t>
      </w:r>
      <w:bookmarkEnd w:id="57"/>
    </w:p>
    <w:p w14:paraId="2B6A4AD3" w14:textId="02E7ADF7" w:rsidR="00AA7E9A" w:rsidRDefault="00AA7E9A" w:rsidP="00AA7E9A">
      <w:pPr>
        <w:pStyle w:val="ListParagraph"/>
        <w:numPr>
          <w:ilvl w:val="0"/>
          <w:numId w:val="19"/>
        </w:numPr>
      </w:pPr>
      <w:r>
        <w:t xml:space="preserve">Following the previous </w:t>
      </w:r>
      <w:r w:rsidRPr="00DA3BD6">
        <w:rPr>
          <w:b/>
        </w:rPr>
        <w:t>Instructions to Create a New Test Form</w:t>
      </w:r>
      <w:r>
        <w:rPr>
          <w:b/>
        </w:rPr>
        <w:t>,</w:t>
      </w:r>
      <w:r>
        <w:t xml:space="preserve"> ensure </w:t>
      </w:r>
      <w:r w:rsidRPr="003A7C7B">
        <w:t xml:space="preserve">you </w:t>
      </w:r>
      <w:r>
        <w:t xml:space="preserve">have </w:t>
      </w:r>
      <w:r w:rsidRPr="003A7C7B">
        <w:t>load</w:t>
      </w:r>
      <w:r>
        <w:t>ed</w:t>
      </w:r>
      <w:r w:rsidRPr="003A7C7B">
        <w:t xml:space="preserve"> the </w:t>
      </w:r>
      <w:commentRangeStart w:id="58"/>
      <w:proofErr w:type="spellStart"/>
      <w:r w:rsidRPr="001C3D40">
        <w:rPr>
          <w:rPrChange w:id="59" w:author="Subash Acharya" w:date="2020-03-25T08:40:00Z">
            <w:rPr/>
          </w:rPrChange>
        </w:rPr>
        <w:t>SuccessCriteria.</w:t>
      </w:r>
      <w:r w:rsidR="00D234EF" w:rsidRPr="001C3D40">
        <w:rPr>
          <w:rPrChange w:id="60" w:author="Subash Acharya" w:date="2020-03-25T08:40:00Z">
            <w:rPr/>
          </w:rPrChange>
        </w:rPr>
        <w:t>json</w:t>
      </w:r>
      <w:proofErr w:type="spellEnd"/>
      <w:r w:rsidRPr="00782C6B">
        <w:t xml:space="preserve"> </w:t>
      </w:r>
      <w:commentRangeEnd w:id="58"/>
      <w:r w:rsidR="001C3D40">
        <w:rPr>
          <w:rStyle w:val="CommentReference"/>
        </w:rPr>
        <w:commentReference w:id="58"/>
      </w:r>
      <w:r>
        <w:t xml:space="preserve">or custom template </w:t>
      </w:r>
      <w:r w:rsidRPr="00782C6B">
        <w:t>file</w:t>
      </w:r>
      <w:r>
        <w:t xml:space="preserve"> and</w:t>
      </w:r>
      <w:r w:rsidRPr="00782C6B">
        <w:t xml:space="preserve"> </w:t>
      </w:r>
      <w:r>
        <w:t>have completed all the required/mandatory information for the Product, Test Environment, and Testing Information.</w:t>
      </w:r>
    </w:p>
    <w:p w14:paraId="27C54883" w14:textId="77777777" w:rsidR="00AA7E9A" w:rsidRDefault="00AA7E9A" w:rsidP="00AA7E9A">
      <w:pPr>
        <w:pStyle w:val="ListParagraph"/>
        <w:numPr>
          <w:ilvl w:val="0"/>
          <w:numId w:val="19"/>
        </w:numPr>
      </w:pPr>
      <w:r>
        <w:t xml:space="preserve">The </w:t>
      </w:r>
      <w:r>
        <w:rPr>
          <w:b/>
        </w:rPr>
        <w:t xml:space="preserve">Generate test results form </w:t>
      </w:r>
      <w:r w:rsidRPr="00DA3BD6">
        <w:t>table is displayed</w:t>
      </w:r>
      <w:r w:rsidRPr="003A7C7B">
        <w:t xml:space="preserve">. </w:t>
      </w:r>
      <w:r>
        <w:t>Note: The</w:t>
      </w:r>
      <w:r w:rsidRPr="003A7C7B">
        <w:t xml:space="preserve"> table is not visible</w:t>
      </w:r>
      <w:r>
        <w:t xml:space="preserve"> until the template file is loaded.</w:t>
      </w:r>
      <w:r w:rsidRPr="003A7C7B">
        <w:t xml:space="preserve"> </w:t>
      </w:r>
    </w:p>
    <w:p w14:paraId="567B847C" w14:textId="77777777" w:rsidR="00AA7E9A" w:rsidRDefault="00AA7E9A" w:rsidP="00AA7E9A">
      <w:pPr>
        <w:pStyle w:val="ListParagraph"/>
        <w:numPr>
          <w:ilvl w:val="0"/>
          <w:numId w:val="19"/>
        </w:numPr>
      </w:pPr>
      <w:r>
        <w:t>Input the test results into the form.</w:t>
      </w:r>
    </w:p>
    <w:p w14:paraId="5B965A0B" w14:textId="71BF34E0" w:rsidR="00AA7E9A" w:rsidRDefault="00AA7E9A" w:rsidP="00AA7E9A">
      <w:pPr>
        <w:pStyle w:val="ListParagraph"/>
      </w:pPr>
      <w:r>
        <w:rPr>
          <w:noProof/>
        </w:rPr>
        <w:drawing>
          <wp:inline distT="0" distB="0" distL="0" distR="0" wp14:anchorId="4A3C262A" wp14:editId="0CB594ED">
            <wp:extent cx="5120640" cy="2529495"/>
            <wp:effectExtent l="0" t="0" r="3810" b="4445"/>
            <wp:docPr id="36" name="Picture 3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0640" cy="2529495"/>
                    </a:xfrm>
                    <a:prstGeom prst="rect">
                      <a:avLst/>
                    </a:prstGeom>
                  </pic:spPr>
                </pic:pic>
              </a:graphicData>
            </a:graphic>
          </wp:inline>
        </w:drawing>
      </w:r>
    </w:p>
    <w:p w14:paraId="4F5C755A" w14:textId="0B56D862" w:rsidR="00B6627A" w:rsidRDefault="009D4C03" w:rsidP="00AA7E9A">
      <w:pPr>
        <w:pStyle w:val="ListParagraph"/>
        <w:rPr>
          <w:b/>
          <w:i/>
          <w:sz w:val="18"/>
        </w:rPr>
      </w:pPr>
      <w:r>
        <w:rPr>
          <w:b/>
          <w:i/>
          <w:sz w:val="18"/>
        </w:rPr>
        <w:t>Figure 13</w:t>
      </w:r>
      <w:r w:rsidR="00B6627A" w:rsidRPr="00750403">
        <w:rPr>
          <w:b/>
          <w:i/>
          <w:sz w:val="18"/>
        </w:rPr>
        <w:t xml:space="preserve">: Generate Test Results form </w:t>
      </w:r>
    </w:p>
    <w:p w14:paraId="67418063" w14:textId="77777777" w:rsidR="00E768D6" w:rsidRPr="00750403" w:rsidRDefault="00E768D6" w:rsidP="00AA7E9A">
      <w:pPr>
        <w:pStyle w:val="ListParagraph"/>
        <w:rPr>
          <w:b/>
          <w:i/>
          <w:sz w:val="18"/>
        </w:rPr>
      </w:pPr>
    </w:p>
    <w:p w14:paraId="32093F66" w14:textId="35E8BFED" w:rsidR="00AA7E9A" w:rsidRDefault="00AA7E9A" w:rsidP="000A207C">
      <w:pPr>
        <w:pStyle w:val="ListParagraph"/>
        <w:numPr>
          <w:ilvl w:val="0"/>
          <w:numId w:val="19"/>
        </w:numPr>
        <w:spacing w:after="0"/>
      </w:pPr>
      <w:r>
        <w:lastRenderedPageBreak/>
        <w:t>To save a screenshot of a failure in the screenshot column, use the file selection button to browse to the image stored on your local machine. Only one image may be saved in each cell. If another image is needed</w:t>
      </w:r>
      <w:r w:rsidRPr="001D20E4">
        <w:t xml:space="preserve">, </w:t>
      </w:r>
      <w:r>
        <w:t xml:space="preserve">select </w:t>
      </w:r>
      <w:r w:rsidRPr="00DA3BD6">
        <w:rPr>
          <w:b/>
        </w:rPr>
        <w:t>Add</w:t>
      </w:r>
      <w:r w:rsidRPr="001D20E4">
        <w:rPr>
          <w:b/>
        </w:rPr>
        <w:t xml:space="preserve"> I</w:t>
      </w:r>
      <w:r w:rsidRPr="00DA3BD6">
        <w:rPr>
          <w:b/>
        </w:rPr>
        <w:t>ssue</w:t>
      </w:r>
      <w:r>
        <w:t xml:space="preserve"> for an additional failure. The new </w:t>
      </w:r>
      <w:r w:rsidRPr="00DA3BD6">
        <w:rPr>
          <w:b/>
        </w:rPr>
        <w:t>Child Issue</w:t>
      </w:r>
      <w:r>
        <w:t xml:space="preserve"> will be added at the </w:t>
      </w:r>
      <w:r w:rsidRPr="00DA3BD6">
        <w:rPr>
          <w:b/>
        </w:rPr>
        <w:t>end</w:t>
      </w:r>
      <w:r>
        <w:t xml:space="preserve"> of the</w:t>
      </w:r>
      <w:r w:rsidRPr="00E87D79">
        <w:t xml:space="preserve"> table</w:t>
      </w:r>
      <w:r>
        <w:t>.</w:t>
      </w:r>
    </w:p>
    <w:p w14:paraId="3D17A583" w14:textId="2D2670F2" w:rsidR="000A207C" w:rsidRPr="000A207C" w:rsidRDefault="000A207C" w:rsidP="000A207C">
      <w:pPr>
        <w:numPr>
          <w:ilvl w:val="1"/>
          <w:numId w:val="19"/>
        </w:numPr>
        <w:spacing w:before="100" w:beforeAutospacing="1" w:after="100" w:afterAutospacing="1" w:line="240" w:lineRule="auto"/>
        <w:rPr>
          <w:rFonts w:eastAsia="Times New Roman" w:cstheme="minorHAnsi"/>
          <w:color w:val="000000"/>
          <w:szCs w:val="24"/>
        </w:rPr>
      </w:pPr>
      <w:r w:rsidRPr="00614DFA">
        <w:rPr>
          <w:rFonts w:eastAsia="Times New Roman" w:cstheme="minorHAnsi"/>
          <w:color w:val="000000"/>
          <w:szCs w:val="24"/>
        </w:rPr>
        <w:t>Image types that support ACRT include</w:t>
      </w:r>
      <w:r>
        <w:rPr>
          <w:rFonts w:eastAsia="Times New Roman" w:cstheme="minorHAnsi"/>
          <w:color w:val="000000"/>
          <w:szCs w:val="24"/>
        </w:rPr>
        <w:t>:</w:t>
      </w:r>
      <w:r w:rsidRPr="00614DFA">
        <w:rPr>
          <w:rFonts w:eastAsia="Times New Roman" w:cstheme="minorHAnsi"/>
          <w:color w:val="000000"/>
          <w:szCs w:val="24"/>
        </w:rPr>
        <w:t xml:space="preserve"> Joint Photographic Experts Group (JPEG or JPG), Portable Network Graphic (PNG), Graphic Exchange Format (GIF), and Windows Bitmap (BMP).</w:t>
      </w:r>
      <w:r>
        <w:rPr>
          <w:rFonts w:eastAsia="Times New Roman" w:cstheme="minorHAnsi"/>
          <w:color w:val="000000"/>
          <w:szCs w:val="24"/>
        </w:rPr>
        <w:t xml:space="preserve"> Note:</w:t>
      </w:r>
      <w:r w:rsidR="00765B1F">
        <w:rPr>
          <w:rFonts w:eastAsia="Times New Roman" w:cstheme="minorHAnsi"/>
          <w:color w:val="000000"/>
          <w:szCs w:val="24"/>
        </w:rPr>
        <w:t xml:space="preserve"> Using</w:t>
      </w:r>
      <w:r>
        <w:rPr>
          <w:rFonts w:eastAsia="Times New Roman" w:cstheme="minorHAnsi"/>
          <w:color w:val="000000"/>
          <w:szCs w:val="24"/>
        </w:rPr>
        <w:t xml:space="preserve"> PNG and GIF image types are </w:t>
      </w:r>
      <w:r w:rsidR="00765B1F" w:rsidRPr="00880679">
        <w:rPr>
          <w:rFonts w:eastAsia="Times New Roman" w:cstheme="minorHAnsi"/>
          <w:b/>
          <w:color w:val="000000"/>
          <w:szCs w:val="24"/>
        </w:rPr>
        <w:t xml:space="preserve">highly </w:t>
      </w:r>
      <w:r w:rsidRPr="00880679">
        <w:rPr>
          <w:rFonts w:eastAsia="Times New Roman" w:cstheme="minorHAnsi"/>
          <w:b/>
          <w:color w:val="000000"/>
          <w:szCs w:val="24"/>
        </w:rPr>
        <w:t>recommended</w:t>
      </w:r>
      <w:r>
        <w:rPr>
          <w:rFonts w:eastAsia="Times New Roman" w:cstheme="minorHAnsi"/>
          <w:color w:val="000000"/>
          <w:szCs w:val="24"/>
        </w:rPr>
        <w:t>.</w:t>
      </w:r>
    </w:p>
    <w:p w14:paraId="27D1F902" w14:textId="62ADC28B" w:rsidR="00AA7E9A" w:rsidRDefault="00AA7E9A" w:rsidP="00AA7E9A">
      <w:pPr>
        <w:pStyle w:val="ListParagraph"/>
      </w:pPr>
      <w:r>
        <w:rPr>
          <w:noProof/>
        </w:rPr>
        <w:drawing>
          <wp:inline distT="0" distB="0" distL="0" distR="0" wp14:anchorId="5520E85D" wp14:editId="0A110405">
            <wp:extent cx="4937760" cy="2439155"/>
            <wp:effectExtent l="0" t="0" r="0" b="0"/>
            <wp:docPr id="38" name="Picture 3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760" cy="2439155"/>
                    </a:xfrm>
                    <a:prstGeom prst="rect">
                      <a:avLst/>
                    </a:prstGeom>
                  </pic:spPr>
                </pic:pic>
              </a:graphicData>
            </a:graphic>
          </wp:inline>
        </w:drawing>
      </w:r>
    </w:p>
    <w:p w14:paraId="3F0D3E11" w14:textId="2F5F96D4" w:rsidR="00C62E82" w:rsidRPr="00750403" w:rsidRDefault="00C62E82" w:rsidP="00AA7E9A">
      <w:pPr>
        <w:pStyle w:val="ListParagraph"/>
        <w:rPr>
          <w:b/>
          <w:i/>
          <w:sz w:val="18"/>
        </w:rPr>
      </w:pPr>
      <w:r w:rsidRPr="00750403">
        <w:rPr>
          <w:b/>
          <w:i/>
          <w:sz w:val="18"/>
        </w:rPr>
        <w:t>Figure 1</w:t>
      </w:r>
      <w:r w:rsidR="009D4C03">
        <w:rPr>
          <w:b/>
          <w:i/>
          <w:sz w:val="18"/>
        </w:rPr>
        <w:t>4</w:t>
      </w:r>
      <w:r w:rsidRPr="00750403">
        <w:rPr>
          <w:b/>
          <w:i/>
          <w:sz w:val="18"/>
        </w:rPr>
        <w:t>: Generate Test Results Form Issue Number column highlight to add issue</w:t>
      </w:r>
    </w:p>
    <w:p w14:paraId="2D48AA86" w14:textId="4DF2FD2F" w:rsidR="001C3D40" w:rsidRDefault="001C3D40" w:rsidP="003E6781">
      <w:pPr>
        <w:pStyle w:val="ListParagraph"/>
        <w:numPr>
          <w:ilvl w:val="0"/>
          <w:numId w:val="19"/>
        </w:numPr>
        <w:rPr>
          <w:ins w:id="61" w:author="Subash Acharya" w:date="2020-03-25T08:51:00Z"/>
        </w:rPr>
      </w:pPr>
      <w:bookmarkStart w:id="62" w:name="_Hlk22129878"/>
      <w:ins w:id="63" w:author="Subash Acharya" w:date="2020-03-25T08:42:00Z">
        <w:r>
          <w:t xml:space="preserve">You can </w:t>
        </w:r>
        <w:commentRangeStart w:id="64"/>
        <w:r>
          <w:t>remo</w:t>
        </w:r>
      </w:ins>
      <w:ins w:id="65" w:author="Subash Acharya" w:date="2020-03-25T08:43:00Z">
        <w:r>
          <w:t xml:space="preserve">ve image </w:t>
        </w:r>
      </w:ins>
      <w:commentRangeEnd w:id="64"/>
      <w:ins w:id="66" w:author="Subash Acharya" w:date="2020-03-25T08:46:00Z">
        <w:r>
          <w:rPr>
            <w:rStyle w:val="CommentReference"/>
          </w:rPr>
          <w:commentReference w:id="64"/>
        </w:r>
      </w:ins>
      <w:ins w:id="67" w:author="Subash Acharya" w:date="2020-03-25T08:43:00Z">
        <w:r>
          <w:t xml:space="preserve">when ‘Remove’ button is </w:t>
        </w:r>
        <w:proofErr w:type="gramStart"/>
        <w:r>
          <w:t>visible</w:t>
        </w:r>
      </w:ins>
      <w:ins w:id="68" w:author="Subash Acharya" w:date="2020-03-25T08:51:00Z">
        <w:r w:rsidR="005B6ACC">
          <w:t xml:space="preserve"> </w:t>
        </w:r>
      </w:ins>
      <w:ins w:id="69" w:author="Subash Acharya" w:date="2020-03-25T08:43:00Z">
        <w:r>
          <w:t>,</w:t>
        </w:r>
        <w:proofErr w:type="gramEnd"/>
        <w:r>
          <w:t xml:space="preserve"> If you don’t see </w:t>
        </w:r>
      </w:ins>
      <w:ins w:id="70" w:author="Subash Acharya" w:date="2020-03-25T08:45:00Z">
        <w:r>
          <w:t xml:space="preserve">‘Remove’ button save and reload json file.   </w:t>
        </w:r>
      </w:ins>
      <w:ins w:id="71" w:author="Subash Acharya" w:date="2020-03-25T08:51:00Z">
        <w:r w:rsidR="005B6ACC">
          <w:t xml:space="preserve">Make sure to Remove Image before adding correct one. </w:t>
        </w:r>
      </w:ins>
    </w:p>
    <w:p w14:paraId="178C490C" w14:textId="3554A889" w:rsidR="005B6ACC" w:rsidRDefault="005B6ACC" w:rsidP="005B6ACC">
      <w:pPr>
        <w:pStyle w:val="ListParagraph"/>
        <w:rPr>
          <w:ins w:id="72" w:author="Subash Acharya" w:date="2020-03-25T08:45:00Z"/>
        </w:rPr>
        <w:pPrChange w:id="73" w:author="Subash Acharya" w:date="2020-03-25T08:51:00Z">
          <w:pPr>
            <w:pStyle w:val="ListParagraph"/>
            <w:numPr>
              <w:numId w:val="19"/>
            </w:numPr>
            <w:ind w:hanging="360"/>
          </w:pPr>
        </w:pPrChange>
      </w:pPr>
      <w:ins w:id="74" w:author="Subash Acharya" w:date="2020-03-25T08:51:00Z">
        <w:r>
          <w:rPr>
            <w:noProof/>
          </w:rPr>
          <w:drawing>
            <wp:inline distT="0" distB="0" distL="0" distR="0" wp14:anchorId="0BD26C4F" wp14:editId="2291D2B1">
              <wp:extent cx="212407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4075" cy="2924175"/>
                      </a:xfrm>
                      <a:prstGeom prst="rect">
                        <a:avLst/>
                      </a:prstGeom>
                    </pic:spPr>
                  </pic:pic>
                </a:graphicData>
              </a:graphic>
            </wp:inline>
          </w:drawing>
        </w:r>
      </w:ins>
    </w:p>
    <w:p w14:paraId="1CA8B654" w14:textId="77777777" w:rsidR="001C3D40" w:rsidRDefault="001C3D40" w:rsidP="001C3D40">
      <w:pPr>
        <w:pStyle w:val="ListParagraph"/>
        <w:rPr>
          <w:ins w:id="75" w:author="Subash Acharya" w:date="2020-03-25T08:42:00Z"/>
        </w:rPr>
        <w:pPrChange w:id="76" w:author="Subash Acharya" w:date="2020-03-25T08:45:00Z">
          <w:pPr>
            <w:pStyle w:val="ListParagraph"/>
            <w:numPr>
              <w:numId w:val="19"/>
            </w:numPr>
            <w:ind w:hanging="360"/>
          </w:pPr>
        </w:pPrChange>
      </w:pPr>
    </w:p>
    <w:p w14:paraId="3D4A8A1C" w14:textId="76E0E89C" w:rsidR="00AA7E9A" w:rsidRDefault="00AA7E9A" w:rsidP="003E6781">
      <w:pPr>
        <w:pStyle w:val="ListParagraph"/>
        <w:numPr>
          <w:ilvl w:val="0"/>
          <w:numId w:val="19"/>
        </w:numPr>
      </w:pPr>
      <w:r>
        <w:t>Once test results are added</w:t>
      </w:r>
      <w:bookmarkEnd w:id="62"/>
      <w:r>
        <w:t xml:space="preserve">, select the </w:t>
      </w:r>
      <w:r w:rsidRPr="00DA3BD6">
        <w:rPr>
          <w:b/>
        </w:rPr>
        <w:t>Save</w:t>
      </w:r>
      <w:r>
        <w:t xml:space="preserve"> button at the bottom of page to capture the input data as a</w:t>
      </w:r>
      <w:r w:rsidR="003E6781">
        <w:t>n</w:t>
      </w:r>
      <w:r>
        <w:t xml:space="preserve"> </w:t>
      </w:r>
      <w:r w:rsidR="006B4322">
        <w:t>JSON</w:t>
      </w:r>
      <w:r>
        <w:t xml:space="preserve"> file on your local machine. Note: T</w:t>
      </w:r>
      <w:r w:rsidRPr="00AD0C74">
        <w:t xml:space="preserve">he file will be </w:t>
      </w:r>
      <w:r>
        <w:t>saved to</w:t>
      </w:r>
      <w:r w:rsidRPr="00AD0C74">
        <w:t xml:space="preserve"> the system's Downloads folder by default.</w:t>
      </w:r>
      <w:r w:rsidR="003E6781">
        <w:t xml:space="preserve"> </w:t>
      </w:r>
      <w:r w:rsidR="003E6781" w:rsidRPr="003E6781">
        <w:t xml:space="preserve">You can </w:t>
      </w:r>
      <w:r w:rsidR="003E6781">
        <w:t xml:space="preserve">also </w:t>
      </w:r>
      <w:r w:rsidR="003E6781" w:rsidRPr="003E6781">
        <w:t xml:space="preserve">store JSON file at your own repository or send it to </w:t>
      </w:r>
      <w:r w:rsidR="003E6781">
        <w:t xml:space="preserve">the </w:t>
      </w:r>
      <w:r w:rsidR="003E6781" w:rsidRPr="003E6781">
        <w:t>DHS employee for reporting and analytical purpose to generate business value.</w:t>
      </w:r>
    </w:p>
    <w:p w14:paraId="6FA1197A" w14:textId="684D9BFF" w:rsidR="00AA7E9A" w:rsidRDefault="00AA7E9A" w:rsidP="00AA7E9A">
      <w:pPr>
        <w:pStyle w:val="ListParagraph"/>
      </w:pPr>
      <w:r>
        <w:rPr>
          <w:noProof/>
        </w:rPr>
        <w:lastRenderedPageBreak/>
        <w:drawing>
          <wp:inline distT="0" distB="0" distL="0" distR="0" wp14:anchorId="2901D6AF" wp14:editId="1104A16B">
            <wp:extent cx="5029200" cy="419843"/>
            <wp:effectExtent l="57150" t="57150" r="114300" b="113665"/>
            <wp:docPr id="42" name="Picture 4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200" cy="41984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66798E" w14:textId="13DE4DB8" w:rsidR="00C62E82" w:rsidRPr="00750403" w:rsidRDefault="00C62E82" w:rsidP="00AA7E9A">
      <w:pPr>
        <w:pStyle w:val="ListParagraph"/>
        <w:rPr>
          <w:b/>
          <w:i/>
          <w:sz w:val="18"/>
        </w:rPr>
      </w:pPr>
      <w:r w:rsidRPr="00750403">
        <w:rPr>
          <w:b/>
          <w:i/>
          <w:sz w:val="18"/>
        </w:rPr>
        <w:t>Figure 1</w:t>
      </w:r>
      <w:r w:rsidR="009D4C03">
        <w:rPr>
          <w:b/>
          <w:i/>
          <w:sz w:val="18"/>
        </w:rPr>
        <w:t>5</w:t>
      </w:r>
      <w:r w:rsidRPr="00750403">
        <w:rPr>
          <w:b/>
          <w:i/>
          <w:sz w:val="18"/>
        </w:rPr>
        <w:t>: JSON file output generated</w:t>
      </w:r>
    </w:p>
    <w:p w14:paraId="174F2C17" w14:textId="131D23BE" w:rsidR="00AA7E9A" w:rsidRDefault="00AA7E9A" w:rsidP="00A43CB1">
      <w:pPr>
        <w:pStyle w:val="Heading2"/>
        <w:spacing w:after="240"/>
      </w:pPr>
      <w:bookmarkStart w:id="77" w:name="_Toc31210905"/>
      <w:r>
        <w:rPr>
          <w:b/>
        </w:rPr>
        <w:t>Topic 4</w:t>
      </w:r>
      <w:r w:rsidRPr="000919DB">
        <w:rPr>
          <w:b/>
        </w:rPr>
        <w:t>:</w:t>
      </w:r>
      <w:r w:rsidRPr="00840B1B">
        <w:t xml:space="preserve"> How to </w:t>
      </w:r>
      <w:r>
        <w:t>Edit Report</w:t>
      </w:r>
      <w:bookmarkEnd w:id="77"/>
      <w:r>
        <w:t xml:space="preserve"> </w:t>
      </w:r>
    </w:p>
    <w:p w14:paraId="535B359D" w14:textId="77777777" w:rsidR="00AA7E9A" w:rsidRPr="004944BA" w:rsidRDefault="00AA7E9A" w:rsidP="00AA7E9A">
      <w:pPr>
        <w:rPr>
          <w:b/>
        </w:rPr>
      </w:pPr>
      <w:r>
        <w:rPr>
          <w:b/>
        </w:rPr>
        <w:t>Tool Tips</w:t>
      </w:r>
      <w:r w:rsidRPr="004944BA">
        <w:rPr>
          <w:b/>
        </w:rPr>
        <w:t xml:space="preserve">: </w:t>
      </w:r>
    </w:p>
    <w:p w14:paraId="6D2497E8" w14:textId="6FECDF25" w:rsidR="00AA7E9A" w:rsidRPr="00DA3BD6" w:rsidRDefault="00AA7E9A" w:rsidP="00AA7E9A">
      <w:pPr>
        <w:pStyle w:val="ListParagraph"/>
        <w:numPr>
          <w:ilvl w:val="0"/>
          <w:numId w:val="18"/>
        </w:numPr>
        <w:rPr>
          <w:b/>
        </w:rPr>
      </w:pPr>
      <w:r>
        <w:t xml:space="preserve">Each input field has a </w:t>
      </w:r>
      <w:proofErr w:type="gramStart"/>
      <w:r w:rsidRPr="00A4431A">
        <w:rPr>
          <w:b/>
        </w:rPr>
        <w:t>500 character</w:t>
      </w:r>
      <w:proofErr w:type="gramEnd"/>
      <w:r w:rsidRPr="00A4431A">
        <w:rPr>
          <w:b/>
        </w:rPr>
        <w:t xml:space="preserve"> limit</w:t>
      </w:r>
      <w:r w:rsidRPr="003A7C7B">
        <w:rPr>
          <w:b/>
        </w:rPr>
        <w:t xml:space="preserve"> </w:t>
      </w:r>
      <w:r w:rsidRPr="00DA3BD6">
        <w:t>for</w:t>
      </w:r>
      <w:r w:rsidRPr="00A4431A">
        <w:rPr>
          <w:b/>
        </w:rPr>
        <w:t xml:space="preserve"> Tester’s Comment</w:t>
      </w:r>
      <w:r w:rsidR="0029751A">
        <w:rPr>
          <w:b/>
        </w:rPr>
        <w:t xml:space="preserve"> and Remediation Details field</w:t>
      </w:r>
      <w:r>
        <w:t xml:space="preserve">. </w:t>
      </w:r>
      <w:r w:rsidRPr="00EB18B9">
        <w:t>Once you reach the character limit, no more characters can be entered.</w:t>
      </w:r>
      <w:r>
        <w:t xml:space="preserve"> </w:t>
      </w:r>
    </w:p>
    <w:p w14:paraId="2FE49140" w14:textId="77777777" w:rsidR="00AA7E9A" w:rsidRDefault="00AA7E9A" w:rsidP="00AA7E9A">
      <w:pPr>
        <w:pStyle w:val="ListParagraph"/>
        <w:numPr>
          <w:ilvl w:val="0"/>
          <w:numId w:val="18"/>
        </w:numPr>
      </w:pPr>
      <w:r>
        <w:t xml:space="preserve">See </w:t>
      </w:r>
      <w:r>
        <w:rPr>
          <w:b/>
        </w:rPr>
        <w:t>“Create Report” Instructions</w:t>
      </w:r>
      <w:r w:rsidRPr="001A1F23">
        <w:rPr>
          <w:b/>
        </w:rPr>
        <w:t xml:space="preserve"> </w:t>
      </w:r>
      <w:r>
        <w:t>for entering test results.</w:t>
      </w:r>
    </w:p>
    <w:p w14:paraId="6EA5025D" w14:textId="0C034CD5" w:rsidR="00AA7E9A" w:rsidRPr="001C5743" w:rsidRDefault="003E6781" w:rsidP="00AA7E9A">
      <w:pPr>
        <w:pStyle w:val="ListParagraph"/>
        <w:numPr>
          <w:ilvl w:val="0"/>
          <w:numId w:val="18"/>
        </w:numPr>
      </w:pPr>
      <w:r>
        <w:t xml:space="preserve">Saved </w:t>
      </w:r>
      <w:r w:rsidR="006B4322">
        <w:t>JSON</w:t>
      </w:r>
      <w:r w:rsidR="00AA7E9A">
        <w:t xml:space="preserve"> files </w:t>
      </w:r>
      <w:r w:rsidR="00AA7E9A">
        <w:rPr>
          <w:rFonts w:eastAsia="Times New Roman" w:cstheme="minorHAnsi"/>
          <w:color w:val="000000"/>
          <w:szCs w:val="24"/>
        </w:rPr>
        <w:t xml:space="preserve">will </w:t>
      </w:r>
      <w:proofErr w:type="gramStart"/>
      <w:r w:rsidR="00AA7E9A">
        <w:rPr>
          <w:rFonts w:eastAsia="Times New Roman" w:cstheme="minorHAnsi"/>
          <w:color w:val="000000"/>
          <w:szCs w:val="24"/>
        </w:rPr>
        <w:t>be located in</w:t>
      </w:r>
      <w:proofErr w:type="gramEnd"/>
      <w:r w:rsidR="00AA7E9A">
        <w:rPr>
          <w:rFonts w:eastAsia="Times New Roman" w:cstheme="minorHAnsi"/>
          <w:color w:val="000000"/>
          <w:szCs w:val="24"/>
        </w:rPr>
        <w:t xml:space="preserve"> your</w:t>
      </w:r>
      <w:r w:rsidR="00AA7E9A" w:rsidRPr="00A4431A">
        <w:rPr>
          <w:rFonts w:eastAsia="Times New Roman" w:cstheme="minorHAnsi"/>
          <w:color w:val="000000"/>
          <w:szCs w:val="24"/>
        </w:rPr>
        <w:t xml:space="preserve"> computer’s Download</w:t>
      </w:r>
      <w:r w:rsidR="00AA7E9A">
        <w:rPr>
          <w:rFonts w:eastAsia="Times New Roman" w:cstheme="minorHAnsi"/>
          <w:color w:val="000000"/>
          <w:szCs w:val="24"/>
        </w:rPr>
        <w:t xml:space="preserve">s folder </w:t>
      </w:r>
      <w:r w:rsidR="00AA7E9A" w:rsidRPr="00A4431A">
        <w:rPr>
          <w:rFonts w:eastAsia="Times New Roman" w:cstheme="minorHAnsi"/>
          <w:color w:val="000000"/>
          <w:szCs w:val="24"/>
        </w:rPr>
        <w:t>by default.</w:t>
      </w:r>
    </w:p>
    <w:p w14:paraId="75A745F1" w14:textId="75ACB8AD" w:rsidR="001C5743" w:rsidRDefault="001C5743" w:rsidP="008853C3">
      <w:pPr>
        <w:pStyle w:val="ListParagraph"/>
        <w:numPr>
          <w:ilvl w:val="0"/>
          <w:numId w:val="18"/>
        </w:numPr>
        <w:spacing w:after="0"/>
      </w:pPr>
      <w:r w:rsidRPr="001C5743">
        <w:t>By default</w:t>
      </w:r>
      <w:r w:rsidR="00880679">
        <w:t>,</w:t>
      </w:r>
      <w:r>
        <w:t xml:space="preserve"> the tool captures Product name and Product version</w:t>
      </w:r>
      <w:r w:rsidRPr="001C5743">
        <w:t xml:space="preserve"> as </w:t>
      </w:r>
      <w:r>
        <w:t>the saved JSON file created.</w:t>
      </w:r>
    </w:p>
    <w:p w14:paraId="3E2EA0A4" w14:textId="23276CF4" w:rsidR="008853C3" w:rsidRPr="008853C3" w:rsidRDefault="008853C3" w:rsidP="008853C3">
      <w:pPr>
        <w:numPr>
          <w:ilvl w:val="0"/>
          <w:numId w:val="18"/>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Recommended i</w:t>
      </w:r>
      <w:r w:rsidRPr="00614DFA">
        <w:rPr>
          <w:rFonts w:eastAsia="Times New Roman" w:cstheme="minorHAnsi"/>
          <w:color w:val="000000"/>
          <w:szCs w:val="24"/>
        </w:rPr>
        <w:t xml:space="preserve">mage types </w:t>
      </w:r>
      <w:r>
        <w:rPr>
          <w:rFonts w:eastAsia="Times New Roman" w:cstheme="minorHAnsi"/>
          <w:color w:val="000000"/>
          <w:szCs w:val="24"/>
        </w:rPr>
        <w:t>for ACRT to attach screen shots are PNG and GIF.</w:t>
      </w:r>
    </w:p>
    <w:p w14:paraId="609CF2EC" w14:textId="21BAE360" w:rsidR="003E6781" w:rsidRPr="00C51BAC" w:rsidRDefault="00880679" w:rsidP="003E6781">
      <w:pPr>
        <w:pStyle w:val="ListParagraph"/>
        <w:numPr>
          <w:ilvl w:val="0"/>
          <w:numId w:val="18"/>
        </w:numPr>
      </w:pPr>
      <w:r>
        <w:t xml:space="preserve">The </w:t>
      </w:r>
      <w:r w:rsidRPr="00880679">
        <w:rPr>
          <w:b/>
        </w:rPr>
        <w:t>Edit Report</w:t>
      </w:r>
      <w:r>
        <w:t xml:space="preserve"> </w:t>
      </w:r>
      <w:r w:rsidR="003E6781" w:rsidRPr="003E6781">
        <w:t xml:space="preserve">page is a </w:t>
      </w:r>
      <w:r w:rsidR="003E6781" w:rsidRPr="003E6781">
        <w:rPr>
          <w:b/>
        </w:rPr>
        <w:t>MUST</w:t>
      </w:r>
      <w:r w:rsidR="003E6781" w:rsidRPr="003E6781">
        <w:t xml:space="preserve"> for Remediation details and Remediation date.</w:t>
      </w:r>
    </w:p>
    <w:p w14:paraId="75345F84" w14:textId="77777777" w:rsidR="00BC164F" w:rsidRDefault="00BC164F">
      <w:pPr>
        <w:spacing w:after="0" w:line="240" w:lineRule="auto"/>
        <w:rPr>
          <w:rFonts w:eastAsia="Times New Roman"/>
          <w:b/>
          <w:bCs/>
          <w:sz w:val="24"/>
          <w:szCs w:val="27"/>
        </w:rPr>
      </w:pPr>
      <w:r>
        <w:br w:type="page"/>
      </w:r>
    </w:p>
    <w:p w14:paraId="4B5899E1" w14:textId="2DCB8EDC" w:rsidR="00AA7E9A" w:rsidRDefault="00AA7E9A" w:rsidP="00AA7E9A">
      <w:pPr>
        <w:pStyle w:val="Heading3"/>
      </w:pPr>
      <w:bookmarkStart w:id="78" w:name="_Toc31210906"/>
      <w:r w:rsidRPr="00F521BC">
        <w:lastRenderedPageBreak/>
        <w:t xml:space="preserve">Instructions to </w:t>
      </w:r>
      <w:r>
        <w:t>Edit</w:t>
      </w:r>
      <w:r w:rsidRPr="00F521BC">
        <w:t xml:space="preserve"> </w:t>
      </w:r>
      <w:r>
        <w:t>Report</w:t>
      </w:r>
      <w:bookmarkEnd w:id="78"/>
    </w:p>
    <w:p w14:paraId="21141C64" w14:textId="77777777" w:rsidR="00AA7E9A" w:rsidRPr="001D20E4" w:rsidRDefault="00AA7E9A" w:rsidP="00AA7E9A">
      <w:pPr>
        <w:numPr>
          <w:ilvl w:val="0"/>
          <w:numId w:val="20"/>
        </w:numPr>
        <w:spacing w:after="0" w:line="240" w:lineRule="auto"/>
        <w:rPr>
          <w:rFonts w:eastAsia="Times New Roman" w:cstheme="minorHAnsi"/>
          <w:color w:val="000000"/>
          <w:szCs w:val="24"/>
        </w:rPr>
      </w:pPr>
      <w:bookmarkStart w:id="79" w:name="_Hlk14273485"/>
      <w:r w:rsidRPr="00DA3BD6">
        <w:rPr>
          <w:rFonts w:eastAsia="Times New Roman" w:cstheme="minorHAnsi"/>
          <w:color w:val="000000"/>
          <w:szCs w:val="24"/>
        </w:rPr>
        <w:t xml:space="preserve">From </w:t>
      </w:r>
      <w:r>
        <w:rPr>
          <w:rFonts w:eastAsia="Times New Roman" w:cstheme="minorHAnsi"/>
          <w:color w:val="000000"/>
          <w:szCs w:val="24"/>
        </w:rPr>
        <w:t>the ACRT</w:t>
      </w:r>
      <w:r w:rsidRPr="00DA3BD6">
        <w:rPr>
          <w:rFonts w:eastAsia="Times New Roman" w:cstheme="minorHAnsi"/>
          <w:color w:val="000000"/>
          <w:szCs w:val="24"/>
        </w:rPr>
        <w:t xml:space="preserve"> Home page, select </w:t>
      </w:r>
      <w:commentRangeStart w:id="80"/>
      <w:r>
        <w:rPr>
          <w:rFonts w:eastAsia="Times New Roman" w:cstheme="minorHAnsi"/>
          <w:b/>
          <w:bCs/>
          <w:color w:val="000000"/>
          <w:szCs w:val="24"/>
        </w:rPr>
        <w:t xml:space="preserve">Edit Report </w:t>
      </w:r>
      <w:commentRangeEnd w:id="80"/>
      <w:r w:rsidR="00B62868">
        <w:rPr>
          <w:rStyle w:val="CommentReference"/>
          <w:rFonts w:eastAsiaTheme="minorHAnsi" w:cstheme="minorBidi"/>
        </w:rPr>
        <w:commentReference w:id="80"/>
      </w:r>
      <w:r>
        <w:rPr>
          <w:rFonts w:eastAsia="Times New Roman" w:cstheme="minorHAnsi"/>
          <w:bCs/>
          <w:color w:val="000000"/>
          <w:szCs w:val="24"/>
        </w:rPr>
        <w:t xml:space="preserve">from the navigation menu. </w:t>
      </w:r>
      <w:bookmarkEnd w:id="79"/>
    </w:p>
    <w:p w14:paraId="1B91DF07" w14:textId="1695FEDE" w:rsidR="00AA7E9A" w:rsidRDefault="00C365C9" w:rsidP="00C365C9">
      <w:pPr>
        <w:spacing w:before="100" w:beforeAutospacing="1" w:after="100" w:afterAutospacing="1" w:line="240" w:lineRule="auto"/>
        <w:ind w:left="720" w:hanging="540"/>
        <w:rPr>
          <w:rFonts w:eastAsia="Times New Roman" w:cstheme="minorHAnsi"/>
          <w:color w:val="000000"/>
          <w:szCs w:val="24"/>
        </w:rPr>
      </w:pPr>
      <w:r>
        <w:rPr>
          <w:noProof/>
        </w:rPr>
        <w:drawing>
          <wp:inline distT="0" distB="0" distL="0" distR="0" wp14:anchorId="135F53DB" wp14:editId="355A8AE2">
            <wp:extent cx="6862263" cy="3067050"/>
            <wp:effectExtent l="0" t="0" r="0" b="0"/>
            <wp:docPr id="2" name="Picture 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71503" cy="3071180"/>
                    </a:xfrm>
                    <a:prstGeom prst="rect">
                      <a:avLst/>
                    </a:prstGeom>
                  </pic:spPr>
                </pic:pic>
              </a:graphicData>
            </a:graphic>
          </wp:inline>
        </w:drawing>
      </w:r>
    </w:p>
    <w:p w14:paraId="3779A43F" w14:textId="1E8A9E13" w:rsidR="00C62E82" w:rsidRPr="00750403" w:rsidRDefault="006C6F5A" w:rsidP="00750403">
      <w:pPr>
        <w:spacing w:before="100" w:beforeAutospacing="1" w:after="0" w:line="240" w:lineRule="auto"/>
        <w:ind w:left="720"/>
        <w:rPr>
          <w:rFonts w:eastAsia="Times New Roman" w:cstheme="minorHAnsi"/>
          <w:b/>
          <w:i/>
          <w:color w:val="000000"/>
          <w:sz w:val="18"/>
          <w:szCs w:val="24"/>
        </w:rPr>
      </w:pPr>
      <w:r>
        <w:rPr>
          <w:rFonts w:eastAsia="Times New Roman" w:cstheme="minorHAnsi"/>
          <w:b/>
          <w:i/>
          <w:color w:val="000000"/>
          <w:sz w:val="18"/>
          <w:szCs w:val="24"/>
        </w:rPr>
        <w:t>Figure 1</w:t>
      </w:r>
      <w:r w:rsidR="009D4C03">
        <w:rPr>
          <w:rFonts w:eastAsia="Times New Roman" w:cstheme="minorHAnsi"/>
          <w:b/>
          <w:i/>
          <w:color w:val="000000"/>
          <w:sz w:val="18"/>
          <w:szCs w:val="24"/>
        </w:rPr>
        <w:t>6</w:t>
      </w:r>
      <w:r w:rsidR="00C62E82" w:rsidRPr="00750403">
        <w:rPr>
          <w:rFonts w:eastAsia="Times New Roman" w:cstheme="minorHAnsi"/>
          <w:b/>
          <w:i/>
          <w:color w:val="000000"/>
          <w:sz w:val="18"/>
          <w:szCs w:val="24"/>
        </w:rPr>
        <w:t>: Edit Report Page View</w:t>
      </w:r>
    </w:p>
    <w:p w14:paraId="4625D9F2" w14:textId="77777777" w:rsidR="00AA7E9A" w:rsidRDefault="00AA7E9A"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The </w:t>
      </w:r>
      <w:r w:rsidRPr="00DA3BD6">
        <w:rPr>
          <w:rFonts w:eastAsia="Times New Roman" w:cstheme="minorHAnsi"/>
          <w:b/>
          <w:color w:val="000000"/>
          <w:szCs w:val="24"/>
        </w:rPr>
        <w:t>Edit Test Results Form</w:t>
      </w:r>
      <w:r>
        <w:rPr>
          <w:rFonts w:eastAsia="Times New Roman" w:cstheme="minorHAnsi"/>
          <w:color w:val="000000"/>
          <w:szCs w:val="24"/>
        </w:rPr>
        <w:t xml:space="preserve"> will open.</w:t>
      </w:r>
    </w:p>
    <w:p w14:paraId="352700EA" w14:textId="65F158DC" w:rsidR="00AA7E9A" w:rsidRDefault="00FD6823" w:rsidP="00AA7E9A">
      <w:pPr>
        <w:numPr>
          <w:ilvl w:val="0"/>
          <w:numId w:val="20"/>
        </w:numPr>
        <w:spacing w:before="100" w:beforeAutospacing="1" w:after="100" w:afterAutospacing="1" w:line="240" w:lineRule="auto"/>
        <w:rPr>
          <w:ins w:id="81" w:author="Subash Acharya" w:date="2020-03-25T09:00:00Z"/>
          <w:rFonts w:eastAsia="Times New Roman" w:cstheme="minorHAnsi"/>
          <w:color w:val="000000"/>
          <w:szCs w:val="24"/>
        </w:rPr>
      </w:pPr>
      <w:r>
        <w:rPr>
          <w:rFonts w:eastAsia="Times New Roman" w:cstheme="minorHAnsi"/>
          <w:color w:val="000000"/>
          <w:szCs w:val="24"/>
        </w:rPr>
        <w:t xml:space="preserve">Select the saved </w:t>
      </w:r>
      <w:r w:rsidR="006B4322">
        <w:rPr>
          <w:rFonts w:eastAsia="Times New Roman" w:cstheme="minorHAnsi"/>
          <w:color w:val="000000"/>
          <w:szCs w:val="24"/>
        </w:rPr>
        <w:t>JSON</w:t>
      </w:r>
      <w:r w:rsidR="00AA7E9A">
        <w:rPr>
          <w:rFonts w:eastAsia="Times New Roman" w:cstheme="minorHAnsi"/>
          <w:color w:val="000000"/>
          <w:szCs w:val="24"/>
        </w:rPr>
        <w:t xml:space="preserve"> file</w:t>
      </w:r>
      <w:r w:rsidR="00AA7E9A" w:rsidRPr="00DA3BD6">
        <w:rPr>
          <w:rFonts w:eastAsia="Times New Roman" w:cstheme="minorHAnsi"/>
          <w:color w:val="000000"/>
          <w:szCs w:val="24"/>
        </w:rPr>
        <w:t xml:space="preserve">, </w:t>
      </w:r>
      <w:r w:rsidR="00AA7E9A">
        <w:rPr>
          <w:rFonts w:eastAsia="Times New Roman" w:cstheme="minorHAnsi"/>
          <w:color w:val="000000"/>
          <w:szCs w:val="24"/>
        </w:rPr>
        <w:t>then</w:t>
      </w:r>
      <w:r w:rsidR="00AA7E9A" w:rsidRPr="00DA3BD6">
        <w:rPr>
          <w:rFonts w:eastAsia="Times New Roman" w:cstheme="minorHAnsi"/>
          <w:color w:val="000000"/>
          <w:szCs w:val="24"/>
        </w:rPr>
        <w:t xml:space="preserve"> select the </w:t>
      </w:r>
      <w:r w:rsidR="00AA7E9A" w:rsidRPr="00DA3BD6">
        <w:rPr>
          <w:rFonts w:eastAsia="Times New Roman" w:cstheme="minorHAnsi"/>
          <w:b/>
          <w:bCs/>
          <w:color w:val="000000"/>
          <w:szCs w:val="24"/>
        </w:rPr>
        <w:t xml:space="preserve">Load </w:t>
      </w:r>
      <w:r w:rsidR="00AA7E9A">
        <w:rPr>
          <w:rFonts w:eastAsia="Times New Roman" w:cstheme="minorHAnsi"/>
          <w:b/>
          <w:bCs/>
          <w:color w:val="000000"/>
          <w:szCs w:val="24"/>
        </w:rPr>
        <w:t>Results</w:t>
      </w:r>
      <w:r w:rsidR="00AA7E9A" w:rsidRPr="00DA3BD6">
        <w:rPr>
          <w:rFonts w:eastAsia="Times New Roman" w:cstheme="minorHAnsi"/>
          <w:b/>
          <w:bCs/>
          <w:color w:val="000000"/>
          <w:szCs w:val="24"/>
        </w:rPr>
        <w:t xml:space="preserve"> </w:t>
      </w:r>
      <w:r w:rsidR="00AA7E9A" w:rsidRPr="00DA3BD6">
        <w:rPr>
          <w:rFonts w:eastAsia="Times New Roman" w:cstheme="minorHAnsi"/>
          <w:color w:val="000000"/>
          <w:szCs w:val="24"/>
        </w:rPr>
        <w:t xml:space="preserve">button to populate the form with </w:t>
      </w:r>
      <w:r w:rsidR="00AA7E9A">
        <w:rPr>
          <w:rFonts w:eastAsia="Times New Roman" w:cstheme="minorHAnsi"/>
          <w:color w:val="000000"/>
          <w:szCs w:val="24"/>
        </w:rPr>
        <w:t>the</w:t>
      </w:r>
      <w:r w:rsidR="00AA7E9A" w:rsidRPr="00DA3BD6">
        <w:rPr>
          <w:rFonts w:eastAsia="Times New Roman" w:cstheme="minorHAnsi"/>
          <w:color w:val="000000"/>
          <w:szCs w:val="24"/>
        </w:rPr>
        <w:t xml:space="preserve"> previously stored data.</w:t>
      </w:r>
    </w:p>
    <w:p w14:paraId="76EACA6F" w14:textId="614D1596" w:rsidR="00B62868" w:rsidRDefault="00B62868" w:rsidP="00AA7E9A">
      <w:pPr>
        <w:numPr>
          <w:ilvl w:val="0"/>
          <w:numId w:val="20"/>
        </w:numPr>
        <w:spacing w:before="100" w:beforeAutospacing="1" w:after="100" w:afterAutospacing="1" w:line="240" w:lineRule="auto"/>
        <w:rPr>
          <w:ins w:id="82" w:author="Subash Acharya" w:date="2020-03-25T09:00:00Z"/>
          <w:rFonts w:eastAsia="Times New Roman" w:cstheme="minorHAnsi"/>
          <w:color w:val="000000"/>
          <w:szCs w:val="24"/>
        </w:rPr>
      </w:pPr>
      <w:ins w:id="83" w:author="Subash Acharya" w:date="2020-03-25T09:00:00Z">
        <w:r>
          <w:rPr>
            <w:rFonts w:eastAsia="Times New Roman" w:cstheme="minorHAnsi"/>
            <w:color w:val="000000"/>
            <w:szCs w:val="24"/>
          </w:rPr>
          <w:t xml:space="preserve">When json file is loaded, you will see </w:t>
        </w:r>
        <w:commentRangeStart w:id="84"/>
        <w:r>
          <w:rPr>
            <w:rFonts w:eastAsia="Times New Roman" w:cstheme="minorHAnsi"/>
            <w:color w:val="000000"/>
            <w:szCs w:val="24"/>
          </w:rPr>
          <w:t xml:space="preserve">message </w:t>
        </w:r>
      </w:ins>
      <w:commentRangeEnd w:id="84"/>
      <w:ins w:id="85" w:author="Subash Acharya" w:date="2020-03-25T09:01:00Z">
        <w:r w:rsidR="00B64BD3">
          <w:rPr>
            <w:rStyle w:val="CommentReference"/>
            <w:rFonts w:eastAsiaTheme="minorHAnsi" w:cstheme="minorBidi"/>
          </w:rPr>
          <w:commentReference w:id="84"/>
        </w:r>
        <w:r w:rsidR="00B64BD3">
          <w:rPr>
            <w:rFonts w:eastAsia="Times New Roman" w:cstheme="minorHAnsi"/>
            <w:color w:val="000000"/>
            <w:szCs w:val="24"/>
          </w:rPr>
          <w:t xml:space="preserve">marked in red below. </w:t>
        </w:r>
      </w:ins>
    </w:p>
    <w:p w14:paraId="255E0B53" w14:textId="555E2E2C" w:rsidR="00B62868" w:rsidRDefault="00B64BD3" w:rsidP="00B62868">
      <w:pPr>
        <w:spacing w:before="100" w:beforeAutospacing="1" w:after="100" w:afterAutospacing="1" w:line="240" w:lineRule="auto"/>
        <w:ind w:left="720"/>
        <w:rPr>
          <w:rFonts w:eastAsia="Times New Roman" w:cstheme="minorHAnsi"/>
          <w:color w:val="000000"/>
          <w:szCs w:val="24"/>
        </w:rPr>
        <w:pPrChange w:id="86" w:author="Subash Acharya" w:date="2020-03-25T09:00:00Z">
          <w:pPr>
            <w:numPr>
              <w:numId w:val="20"/>
            </w:numPr>
            <w:tabs>
              <w:tab w:val="num" w:pos="720"/>
            </w:tabs>
            <w:spacing w:before="100" w:beforeAutospacing="1" w:after="100" w:afterAutospacing="1" w:line="240" w:lineRule="auto"/>
            <w:ind w:left="720" w:hanging="360"/>
          </w:pPr>
        </w:pPrChange>
      </w:pPr>
      <w:ins w:id="87" w:author="Subash Acharya" w:date="2020-03-25T09:01:00Z">
        <w:r>
          <w:rPr>
            <w:noProof/>
          </w:rPr>
          <w:drawing>
            <wp:inline distT="0" distB="0" distL="0" distR="0" wp14:anchorId="191E3D68" wp14:editId="38267614">
              <wp:extent cx="5638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8800" cy="2676525"/>
                      </a:xfrm>
                      <a:prstGeom prst="rect">
                        <a:avLst/>
                      </a:prstGeom>
                    </pic:spPr>
                  </pic:pic>
                </a:graphicData>
              </a:graphic>
            </wp:inline>
          </w:drawing>
        </w:r>
      </w:ins>
    </w:p>
    <w:p w14:paraId="7EEEAC85" w14:textId="5AFC7DFE" w:rsidR="00C365C9" w:rsidRPr="00163ECC" w:rsidRDefault="00C365C9" w:rsidP="00C365C9">
      <w:pPr>
        <w:pStyle w:val="ListParagraph"/>
        <w:numPr>
          <w:ilvl w:val="0"/>
          <w:numId w:val="20"/>
        </w:numPr>
        <w:spacing w:after="0"/>
      </w:pPr>
      <w:r w:rsidRPr="00163ECC">
        <w:lastRenderedPageBreak/>
        <w:t xml:space="preserve">At the top of the page, you have the option to select </w:t>
      </w:r>
      <w:commentRangeStart w:id="88"/>
      <w:r w:rsidRPr="00163ECC">
        <w:rPr>
          <w:b/>
        </w:rPr>
        <w:t>Disable common alerts</w:t>
      </w:r>
      <w:commentRangeEnd w:id="88"/>
      <w:r w:rsidR="005B6ACC">
        <w:rPr>
          <w:rStyle w:val="CommentReference"/>
        </w:rPr>
        <w:commentReference w:id="88"/>
      </w:r>
      <w:r w:rsidRPr="00163ECC">
        <w:t>. The types of alerts that can be disabled include:</w:t>
      </w:r>
    </w:p>
    <w:p w14:paraId="46DF0BEE" w14:textId="62EF05A7" w:rsidR="009D4C03" w:rsidRPr="007B4DBD" w:rsidRDefault="009D4C03" w:rsidP="009D4C03">
      <w:pPr>
        <w:pStyle w:val="ListParagraph"/>
        <w:ind w:hanging="270"/>
        <w:rPr>
          <w:highlight w:val="yellow"/>
        </w:rPr>
      </w:pPr>
      <w:r>
        <w:rPr>
          <w:noProof/>
        </w:rPr>
        <w:drawing>
          <wp:inline distT="0" distB="0" distL="0" distR="0" wp14:anchorId="6A03CB5B" wp14:editId="1829F3D1">
            <wp:extent cx="6858000" cy="974725"/>
            <wp:effectExtent l="0" t="0" r="0" b="0"/>
            <wp:docPr id="11" name="Picture 1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974725"/>
                    </a:xfrm>
                    <a:prstGeom prst="rect">
                      <a:avLst/>
                    </a:prstGeom>
                  </pic:spPr>
                </pic:pic>
              </a:graphicData>
            </a:graphic>
          </wp:inline>
        </w:drawing>
      </w:r>
      <w:r w:rsidRPr="009D4C03">
        <w:rPr>
          <w:b/>
          <w:i/>
          <w:sz w:val="18"/>
        </w:rPr>
        <w:t xml:space="preserve"> </w:t>
      </w:r>
      <w:r w:rsidR="00861C09">
        <w:rPr>
          <w:b/>
          <w:i/>
          <w:sz w:val="18"/>
        </w:rPr>
        <w:t>Figure 17</w:t>
      </w:r>
      <w:r>
        <w:rPr>
          <w:b/>
          <w:i/>
          <w:sz w:val="18"/>
        </w:rPr>
        <w:t>: Disable common alerts checkbox –</w:t>
      </w:r>
      <w:r w:rsidR="00861C09">
        <w:rPr>
          <w:b/>
          <w:i/>
          <w:sz w:val="18"/>
        </w:rPr>
        <w:t xml:space="preserve"> Edit</w:t>
      </w:r>
      <w:r>
        <w:rPr>
          <w:b/>
          <w:i/>
          <w:sz w:val="18"/>
        </w:rPr>
        <w:t xml:space="preserve"> Report</w:t>
      </w:r>
    </w:p>
    <w:p w14:paraId="345AEF58" w14:textId="77777777" w:rsidR="00AA7E9A" w:rsidRPr="00DA3BD6" w:rsidRDefault="00AA7E9A"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Provide any updates to </w:t>
      </w:r>
      <w:r>
        <w:t>the Product, Test Environment, Testing Information</w:t>
      </w:r>
      <w:r w:rsidRPr="00F521BC">
        <w:t xml:space="preserve"> sections</w:t>
      </w:r>
      <w:r>
        <w:t xml:space="preserve"> as needed.</w:t>
      </w:r>
    </w:p>
    <w:p w14:paraId="1F9CD0BF" w14:textId="77777777" w:rsidR="00AA7E9A" w:rsidRPr="00DA3BD6" w:rsidRDefault="00AA7E9A" w:rsidP="00AA7E9A">
      <w:pPr>
        <w:numPr>
          <w:ilvl w:val="0"/>
          <w:numId w:val="20"/>
        </w:numPr>
        <w:spacing w:before="100" w:beforeAutospacing="1" w:after="100" w:afterAutospacing="1" w:line="240" w:lineRule="auto"/>
        <w:rPr>
          <w:rFonts w:eastAsia="Times New Roman" w:cstheme="minorHAnsi"/>
          <w:b/>
          <w:color w:val="000000"/>
          <w:szCs w:val="24"/>
        </w:rPr>
      </w:pPr>
      <w:r>
        <w:rPr>
          <w:rFonts w:eastAsia="Times New Roman" w:cstheme="minorHAnsi"/>
          <w:color w:val="000000"/>
          <w:szCs w:val="24"/>
        </w:rPr>
        <w:t xml:space="preserve">In the extended </w:t>
      </w:r>
      <w:r w:rsidRPr="00DA3BD6">
        <w:rPr>
          <w:rFonts w:eastAsia="Times New Roman" w:cstheme="minorHAnsi"/>
          <w:b/>
          <w:color w:val="000000"/>
          <w:szCs w:val="24"/>
        </w:rPr>
        <w:t>Load test results</w:t>
      </w:r>
      <w:r>
        <w:rPr>
          <w:rFonts w:eastAsia="Times New Roman" w:cstheme="minorHAnsi"/>
          <w:color w:val="000000"/>
          <w:szCs w:val="24"/>
        </w:rPr>
        <w:t xml:space="preserve"> section, p</w:t>
      </w:r>
      <w:r w:rsidRPr="00DA3BD6">
        <w:rPr>
          <w:rFonts w:eastAsia="Times New Roman" w:cstheme="minorHAnsi"/>
          <w:color w:val="000000"/>
          <w:szCs w:val="24"/>
        </w:rPr>
        <w:t>rovide a result for each test condition</w:t>
      </w:r>
      <w:r>
        <w:rPr>
          <w:rFonts w:eastAsia="Times New Roman" w:cstheme="minorHAnsi"/>
          <w:color w:val="000000"/>
          <w:szCs w:val="24"/>
        </w:rPr>
        <w:t xml:space="preserve"> in</w:t>
      </w:r>
      <w:r>
        <w:rPr>
          <w:b/>
        </w:rPr>
        <w:t xml:space="preserve"> </w:t>
      </w:r>
      <w:r w:rsidRPr="00DA3BD6">
        <w:t>the</w:t>
      </w:r>
      <w:r>
        <w:rPr>
          <w:b/>
        </w:rPr>
        <w:t xml:space="preserve"> </w:t>
      </w:r>
      <w:r w:rsidRPr="00DA3BD6">
        <w:t>form</w:t>
      </w:r>
      <w:r w:rsidRPr="00DA3BD6">
        <w:rPr>
          <w:rFonts w:eastAsia="Times New Roman" w:cstheme="minorHAnsi"/>
          <w:color w:val="000000"/>
          <w:szCs w:val="24"/>
        </w:rPr>
        <w:t>.</w:t>
      </w:r>
      <w:r>
        <w:rPr>
          <w:rFonts w:eastAsia="Times New Roman" w:cstheme="minorHAnsi"/>
          <w:color w:val="000000"/>
          <w:szCs w:val="24"/>
        </w:rPr>
        <w:t xml:space="preserve"> </w:t>
      </w:r>
      <w:r w:rsidRPr="00DA3BD6">
        <w:rPr>
          <w:rFonts w:eastAsia="Times New Roman" w:cstheme="minorHAnsi"/>
          <w:color w:val="000000"/>
          <w:szCs w:val="24"/>
        </w:rPr>
        <w:t>Note:</w:t>
      </w:r>
      <w:r w:rsidRPr="00DA3BD6">
        <w:rPr>
          <w:rFonts w:eastAsia="Times New Roman" w:cstheme="minorHAnsi"/>
          <w:b/>
          <w:color w:val="000000"/>
          <w:szCs w:val="24"/>
        </w:rPr>
        <w:t xml:space="preserve"> If you are missing results in any of the test conditions, you will only be able to create a DRAFT report. </w:t>
      </w:r>
    </w:p>
    <w:p w14:paraId="5E00F7B1" w14:textId="77777777" w:rsidR="00AA7E9A" w:rsidRPr="00DA3BD6" w:rsidRDefault="00AA7E9A" w:rsidP="00AA7E9A">
      <w:pPr>
        <w:numPr>
          <w:ilvl w:val="1"/>
          <w:numId w:val="20"/>
        </w:numPr>
        <w:spacing w:before="100" w:beforeAutospacing="1" w:after="100" w:afterAutospacing="1" w:line="240" w:lineRule="auto"/>
        <w:rPr>
          <w:rFonts w:eastAsia="Times New Roman" w:cstheme="minorHAnsi"/>
          <w:color w:val="000000"/>
          <w:szCs w:val="24"/>
        </w:rPr>
      </w:pPr>
      <w:r w:rsidRPr="00DA3BD6">
        <w:rPr>
          <w:rFonts w:eastAsia="Times New Roman" w:cstheme="minorHAnsi"/>
          <w:color w:val="000000"/>
          <w:szCs w:val="24"/>
        </w:rPr>
        <w:t>Provide a full description of any failures and include the URL for location purposes.</w:t>
      </w:r>
    </w:p>
    <w:p w14:paraId="662B2601" w14:textId="1DAFA9CB" w:rsidR="00AA7E9A" w:rsidRDefault="00AA7E9A" w:rsidP="00AA7E9A">
      <w:pPr>
        <w:numPr>
          <w:ilvl w:val="1"/>
          <w:numId w:val="20"/>
        </w:numPr>
        <w:spacing w:before="100" w:beforeAutospacing="1" w:after="100" w:afterAutospacing="1" w:line="240" w:lineRule="auto"/>
        <w:rPr>
          <w:rFonts w:eastAsia="Times New Roman" w:cstheme="minorHAnsi"/>
          <w:color w:val="000000"/>
          <w:szCs w:val="24"/>
        </w:rPr>
      </w:pPr>
      <w:r w:rsidRPr="00DA3BD6">
        <w:rPr>
          <w:rFonts w:eastAsia="Times New Roman" w:cstheme="minorHAnsi"/>
          <w:color w:val="000000"/>
          <w:szCs w:val="24"/>
        </w:rPr>
        <w:t xml:space="preserve">A </w:t>
      </w:r>
      <w:commentRangeStart w:id="89"/>
      <w:r w:rsidRPr="00DA3BD6">
        <w:rPr>
          <w:rFonts w:eastAsia="Times New Roman" w:cstheme="minorHAnsi"/>
          <w:color w:val="000000"/>
          <w:szCs w:val="24"/>
        </w:rPr>
        <w:t>screenshot</w:t>
      </w:r>
      <w:commentRangeEnd w:id="89"/>
      <w:r w:rsidR="005C2606">
        <w:rPr>
          <w:rStyle w:val="CommentReference"/>
          <w:rFonts w:eastAsiaTheme="minorHAnsi" w:cstheme="minorBidi"/>
        </w:rPr>
        <w:commentReference w:id="89"/>
      </w:r>
      <w:r w:rsidRPr="00DA3BD6">
        <w:rPr>
          <w:rFonts w:eastAsia="Times New Roman" w:cstheme="minorHAnsi"/>
          <w:color w:val="000000"/>
          <w:szCs w:val="24"/>
        </w:rPr>
        <w:t xml:space="preserve"> is </w:t>
      </w:r>
      <w:r w:rsidRPr="003E6781">
        <w:rPr>
          <w:rFonts w:eastAsia="Times New Roman" w:cstheme="minorHAnsi"/>
          <w:b/>
          <w:color w:val="000000"/>
          <w:szCs w:val="24"/>
        </w:rPr>
        <w:t>highly recommended</w:t>
      </w:r>
      <w:r w:rsidR="003E6781">
        <w:rPr>
          <w:rFonts w:eastAsia="Times New Roman" w:cstheme="minorHAnsi"/>
          <w:color w:val="000000"/>
          <w:szCs w:val="24"/>
        </w:rPr>
        <w:t xml:space="preserve"> for failed test conditions</w:t>
      </w:r>
      <w:r w:rsidRPr="00DA3BD6">
        <w:rPr>
          <w:rFonts w:eastAsia="Times New Roman" w:cstheme="minorHAnsi"/>
          <w:color w:val="000000"/>
          <w:szCs w:val="24"/>
        </w:rPr>
        <w:t>. In the screenshot column, browse to the image stored in your local machine. You may only select one image per data cell.</w:t>
      </w:r>
    </w:p>
    <w:p w14:paraId="771197A0" w14:textId="362731EE" w:rsidR="001C5743" w:rsidRPr="00614DFA" w:rsidRDefault="001C5743" w:rsidP="00AA7E9A">
      <w:pPr>
        <w:numPr>
          <w:ilvl w:val="1"/>
          <w:numId w:val="20"/>
        </w:numPr>
        <w:spacing w:before="100" w:beforeAutospacing="1" w:after="100" w:afterAutospacing="1" w:line="240" w:lineRule="auto"/>
        <w:rPr>
          <w:rFonts w:eastAsia="Times New Roman" w:cstheme="minorHAnsi"/>
          <w:color w:val="000000"/>
          <w:szCs w:val="24"/>
        </w:rPr>
      </w:pPr>
      <w:r w:rsidRPr="00614DFA">
        <w:rPr>
          <w:rFonts w:eastAsia="Times New Roman" w:cstheme="minorHAnsi"/>
          <w:color w:val="000000"/>
          <w:szCs w:val="24"/>
        </w:rPr>
        <w:t>Image t</w:t>
      </w:r>
      <w:r w:rsidR="00614DFA" w:rsidRPr="00614DFA">
        <w:rPr>
          <w:rFonts w:eastAsia="Times New Roman" w:cstheme="minorHAnsi"/>
          <w:color w:val="000000"/>
          <w:szCs w:val="24"/>
        </w:rPr>
        <w:t>ypes that support ACRT include</w:t>
      </w:r>
      <w:r w:rsidR="00075C09">
        <w:rPr>
          <w:rFonts w:eastAsia="Times New Roman" w:cstheme="minorHAnsi"/>
          <w:color w:val="000000"/>
          <w:szCs w:val="24"/>
        </w:rPr>
        <w:t>:</w:t>
      </w:r>
      <w:r w:rsidR="00614DFA" w:rsidRPr="00614DFA">
        <w:rPr>
          <w:rFonts w:eastAsia="Times New Roman" w:cstheme="minorHAnsi"/>
          <w:color w:val="000000"/>
          <w:szCs w:val="24"/>
        </w:rPr>
        <w:t xml:space="preserve"> Joint Photographic Experts Group (</w:t>
      </w:r>
      <w:r w:rsidRPr="00614DFA">
        <w:rPr>
          <w:rFonts w:eastAsia="Times New Roman" w:cstheme="minorHAnsi"/>
          <w:color w:val="000000"/>
          <w:szCs w:val="24"/>
        </w:rPr>
        <w:t>JPEG</w:t>
      </w:r>
      <w:r w:rsidR="00614DFA" w:rsidRPr="00614DFA">
        <w:rPr>
          <w:rFonts w:eastAsia="Times New Roman" w:cstheme="minorHAnsi"/>
          <w:color w:val="000000"/>
          <w:szCs w:val="24"/>
        </w:rPr>
        <w:t xml:space="preserve"> or JPG), Portable Network Graphic (</w:t>
      </w:r>
      <w:r w:rsidRPr="00614DFA">
        <w:rPr>
          <w:rFonts w:eastAsia="Times New Roman" w:cstheme="minorHAnsi"/>
          <w:color w:val="000000"/>
          <w:szCs w:val="24"/>
        </w:rPr>
        <w:t>PNG</w:t>
      </w:r>
      <w:r w:rsidR="00614DFA" w:rsidRPr="00614DFA">
        <w:rPr>
          <w:rFonts w:eastAsia="Times New Roman" w:cstheme="minorHAnsi"/>
          <w:color w:val="000000"/>
          <w:szCs w:val="24"/>
        </w:rPr>
        <w:t>)</w:t>
      </w:r>
      <w:r w:rsidRPr="00614DFA">
        <w:rPr>
          <w:rFonts w:eastAsia="Times New Roman" w:cstheme="minorHAnsi"/>
          <w:color w:val="000000"/>
          <w:szCs w:val="24"/>
        </w:rPr>
        <w:t xml:space="preserve">, </w:t>
      </w:r>
      <w:r w:rsidR="00614DFA" w:rsidRPr="00614DFA">
        <w:rPr>
          <w:rFonts w:eastAsia="Times New Roman" w:cstheme="minorHAnsi"/>
          <w:color w:val="000000"/>
          <w:szCs w:val="24"/>
        </w:rPr>
        <w:t>Graphic Exchange Format (</w:t>
      </w:r>
      <w:r w:rsidRPr="00614DFA">
        <w:rPr>
          <w:rFonts w:eastAsia="Times New Roman" w:cstheme="minorHAnsi"/>
          <w:color w:val="000000"/>
          <w:szCs w:val="24"/>
        </w:rPr>
        <w:t>GIF</w:t>
      </w:r>
      <w:r w:rsidR="00614DFA" w:rsidRPr="00614DFA">
        <w:rPr>
          <w:rFonts w:eastAsia="Times New Roman" w:cstheme="minorHAnsi"/>
          <w:color w:val="000000"/>
          <w:szCs w:val="24"/>
        </w:rPr>
        <w:t>)</w:t>
      </w:r>
      <w:r w:rsidR="00D15503" w:rsidRPr="00614DFA">
        <w:rPr>
          <w:rFonts w:eastAsia="Times New Roman" w:cstheme="minorHAnsi"/>
          <w:color w:val="000000"/>
          <w:szCs w:val="24"/>
        </w:rPr>
        <w:t>, and Windows Bitmap</w:t>
      </w:r>
      <w:r w:rsidR="00614DFA" w:rsidRPr="00614DFA">
        <w:rPr>
          <w:rFonts w:eastAsia="Times New Roman" w:cstheme="minorHAnsi"/>
          <w:color w:val="000000"/>
          <w:szCs w:val="24"/>
        </w:rPr>
        <w:t xml:space="preserve"> (BMP)</w:t>
      </w:r>
      <w:r w:rsidR="00D15503" w:rsidRPr="00614DFA">
        <w:rPr>
          <w:rFonts w:eastAsia="Times New Roman" w:cstheme="minorHAnsi"/>
          <w:color w:val="000000"/>
          <w:szCs w:val="24"/>
        </w:rPr>
        <w:t>.</w:t>
      </w:r>
      <w:r w:rsidR="00075C09">
        <w:rPr>
          <w:rFonts w:eastAsia="Times New Roman" w:cstheme="minorHAnsi"/>
          <w:color w:val="000000"/>
          <w:szCs w:val="24"/>
        </w:rPr>
        <w:t xml:space="preserve"> Note: </w:t>
      </w:r>
      <w:r w:rsidR="00880679">
        <w:rPr>
          <w:rFonts w:eastAsia="Times New Roman" w:cstheme="minorHAnsi"/>
          <w:color w:val="000000"/>
          <w:szCs w:val="24"/>
        </w:rPr>
        <w:t xml:space="preserve">Using </w:t>
      </w:r>
      <w:r w:rsidR="00075C09">
        <w:rPr>
          <w:rFonts w:eastAsia="Times New Roman" w:cstheme="minorHAnsi"/>
          <w:color w:val="000000"/>
          <w:szCs w:val="24"/>
        </w:rPr>
        <w:t xml:space="preserve">PNG and GIF image types are </w:t>
      </w:r>
      <w:r w:rsidR="00880679" w:rsidRPr="00880679">
        <w:rPr>
          <w:rFonts w:eastAsia="Times New Roman" w:cstheme="minorHAnsi"/>
          <w:b/>
          <w:color w:val="000000"/>
          <w:szCs w:val="24"/>
        </w:rPr>
        <w:t xml:space="preserve">highly </w:t>
      </w:r>
      <w:r w:rsidR="00075C09" w:rsidRPr="00880679">
        <w:rPr>
          <w:rFonts w:eastAsia="Times New Roman" w:cstheme="minorHAnsi"/>
          <w:b/>
          <w:color w:val="000000"/>
          <w:szCs w:val="24"/>
        </w:rPr>
        <w:t>recommended</w:t>
      </w:r>
      <w:r w:rsidR="00075C09">
        <w:rPr>
          <w:rFonts w:eastAsia="Times New Roman" w:cstheme="minorHAnsi"/>
          <w:color w:val="000000"/>
          <w:szCs w:val="24"/>
        </w:rPr>
        <w:t>.</w:t>
      </w:r>
    </w:p>
    <w:p w14:paraId="205DD300" w14:textId="54D1627C" w:rsidR="00AA7E9A" w:rsidRDefault="00C365C9" w:rsidP="00C365C9">
      <w:pPr>
        <w:spacing w:before="100" w:beforeAutospacing="1" w:after="100" w:afterAutospacing="1" w:line="240" w:lineRule="auto"/>
        <w:ind w:left="900" w:hanging="720"/>
        <w:rPr>
          <w:rFonts w:eastAsia="Times New Roman" w:cstheme="minorHAnsi"/>
          <w:color w:val="000000"/>
          <w:szCs w:val="24"/>
        </w:rPr>
      </w:pPr>
      <w:r>
        <w:rPr>
          <w:noProof/>
        </w:rPr>
        <w:drawing>
          <wp:inline distT="0" distB="0" distL="0" distR="0" wp14:anchorId="7FBBFFE4" wp14:editId="44313A6E">
            <wp:extent cx="6858000" cy="3060065"/>
            <wp:effectExtent l="0" t="0" r="0" b="6985"/>
            <wp:docPr id="5" name="Picture 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060065"/>
                    </a:xfrm>
                    <a:prstGeom prst="rect">
                      <a:avLst/>
                    </a:prstGeom>
                  </pic:spPr>
                </pic:pic>
              </a:graphicData>
            </a:graphic>
          </wp:inline>
        </w:drawing>
      </w:r>
    </w:p>
    <w:p w14:paraId="74A96288" w14:textId="7BBCFD80" w:rsidR="00750403" w:rsidRPr="00D2050D" w:rsidRDefault="006C6F5A" w:rsidP="00750403">
      <w:pPr>
        <w:spacing w:before="100" w:beforeAutospacing="1" w:after="0" w:line="240" w:lineRule="auto"/>
        <w:ind w:left="900"/>
        <w:rPr>
          <w:rFonts w:eastAsia="Times New Roman" w:cstheme="minorHAnsi"/>
          <w:b/>
          <w:i/>
          <w:color w:val="000000"/>
          <w:sz w:val="18"/>
          <w:szCs w:val="24"/>
        </w:rPr>
      </w:pPr>
      <w:r>
        <w:rPr>
          <w:rFonts w:eastAsia="Times New Roman" w:cstheme="minorHAnsi"/>
          <w:b/>
          <w:i/>
          <w:color w:val="000000"/>
          <w:sz w:val="18"/>
          <w:szCs w:val="24"/>
        </w:rPr>
        <w:t>Figure 1</w:t>
      </w:r>
      <w:r w:rsidR="00861C09">
        <w:rPr>
          <w:rFonts w:eastAsia="Times New Roman" w:cstheme="minorHAnsi"/>
          <w:b/>
          <w:i/>
          <w:color w:val="000000"/>
          <w:sz w:val="18"/>
          <w:szCs w:val="24"/>
        </w:rPr>
        <w:t>8</w:t>
      </w:r>
      <w:r w:rsidR="00750403" w:rsidRPr="00D2050D">
        <w:rPr>
          <w:rFonts w:eastAsia="Times New Roman" w:cstheme="minorHAnsi"/>
          <w:b/>
          <w:i/>
          <w:color w:val="000000"/>
          <w:sz w:val="18"/>
          <w:szCs w:val="24"/>
        </w:rPr>
        <w:t xml:space="preserve">: </w:t>
      </w:r>
      <w:r w:rsidR="00E768D6" w:rsidRPr="00D2050D">
        <w:rPr>
          <w:rFonts w:eastAsia="Times New Roman" w:cstheme="minorHAnsi"/>
          <w:b/>
          <w:i/>
          <w:color w:val="000000"/>
          <w:sz w:val="18"/>
          <w:szCs w:val="24"/>
        </w:rPr>
        <w:t xml:space="preserve">Test Results Input Form </w:t>
      </w:r>
    </w:p>
    <w:p w14:paraId="4A746A49" w14:textId="6D372E3B" w:rsidR="00AA7E9A" w:rsidRPr="00DA3BD6" w:rsidRDefault="00AA7E9A" w:rsidP="00AA7E9A">
      <w:pPr>
        <w:pStyle w:val="ListParagraph"/>
        <w:numPr>
          <w:ilvl w:val="1"/>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Add</w:t>
      </w:r>
      <w:r w:rsidR="006C6F5A">
        <w:rPr>
          <w:rFonts w:eastAsia="Times New Roman" w:cstheme="minorHAnsi"/>
          <w:color w:val="000000"/>
          <w:szCs w:val="24"/>
        </w:rPr>
        <w:t>ing</w:t>
      </w:r>
      <w:r>
        <w:rPr>
          <w:rFonts w:eastAsia="Times New Roman" w:cstheme="minorHAnsi"/>
          <w:color w:val="000000"/>
          <w:szCs w:val="24"/>
        </w:rPr>
        <w:t xml:space="preserve"> </w:t>
      </w:r>
      <w:commentRangeStart w:id="90"/>
      <w:r>
        <w:rPr>
          <w:rFonts w:eastAsia="Times New Roman" w:cstheme="minorHAnsi"/>
          <w:color w:val="000000"/>
          <w:szCs w:val="24"/>
        </w:rPr>
        <w:t>remediation details</w:t>
      </w:r>
      <w:commentRangeEnd w:id="90"/>
      <w:r w:rsidR="005C2606">
        <w:rPr>
          <w:rStyle w:val="CommentReference"/>
        </w:rPr>
        <w:commentReference w:id="90"/>
      </w:r>
      <w:r w:rsidR="001C5743">
        <w:rPr>
          <w:rFonts w:eastAsia="Times New Roman" w:cstheme="minorHAnsi"/>
          <w:color w:val="000000"/>
          <w:szCs w:val="24"/>
        </w:rPr>
        <w:t xml:space="preserve"> and including remediation date</w:t>
      </w:r>
      <w:r w:rsidR="006C6F5A">
        <w:rPr>
          <w:rFonts w:eastAsia="Times New Roman" w:cstheme="minorHAnsi"/>
          <w:color w:val="000000"/>
          <w:szCs w:val="24"/>
        </w:rPr>
        <w:t xml:space="preserve"> is </w:t>
      </w:r>
      <w:r w:rsidR="006C6F5A" w:rsidRPr="001C5743">
        <w:rPr>
          <w:rFonts w:eastAsia="Times New Roman" w:cstheme="minorHAnsi"/>
          <w:b/>
          <w:color w:val="000000"/>
          <w:szCs w:val="24"/>
        </w:rPr>
        <w:t>highly recommended for failed test conditions</w:t>
      </w:r>
      <w:r w:rsidR="006C6F5A">
        <w:rPr>
          <w:rFonts w:eastAsia="Times New Roman" w:cstheme="minorHAnsi"/>
          <w:color w:val="000000"/>
          <w:szCs w:val="24"/>
        </w:rPr>
        <w:t xml:space="preserve">, if any are </w:t>
      </w:r>
      <w:r>
        <w:rPr>
          <w:rFonts w:eastAsia="Times New Roman" w:cstheme="minorHAnsi"/>
          <w:color w:val="000000"/>
          <w:szCs w:val="24"/>
        </w:rPr>
        <w:t>in the test results</w:t>
      </w:r>
      <w:r w:rsidR="001C5743">
        <w:rPr>
          <w:rFonts w:eastAsia="Times New Roman" w:cstheme="minorHAnsi"/>
          <w:color w:val="000000"/>
          <w:szCs w:val="24"/>
        </w:rPr>
        <w:t>.</w:t>
      </w:r>
      <w:r>
        <w:rPr>
          <w:rFonts w:eastAsia="Times New Roman" w:cstheme="minorHAnsi"/>
          <w:color w:val="000000"/>
          <w:szCs w:val="24"/>
        </w:rPr>
        <w:t xml:space="preserve"> Note: You have the option to </w:t>
      </w:r>
      <w:r w:rsidRPr="00DA3BD6">
        <w:rPr>
          <w:rFonts w:eastAsia="Times New Roman" w:cstheme="minorHAnsi"/>
          <w:b/>
          <w:color w:val="000000"/>
          <w:szCs w:val="24"/>
        </w:rPr>
        <w:t xml:space="preserve">Show </w:t>
      </w:r>
      <w:r w:rsidRPr="00DA3BD6">
        <w:rPr>
          <w:rFonts w:eastAsia="Times New Roman" w:cstheme="minorHAnsi"/>
          <w:color w:val="000000"/>
          <w:szCs w:val="24"/>
        </w:rPr>
        <w:t>or</w:t>
      </w:r>
      <w:r w:rsidRPr="00DA3BD6">
        <w:rPr>
          <w:rFonts w:eastAsia="Times New Roman" w:cstheme="minorHAnsi"/>
          <w:b/>
          <w:color w:val="000000"/>
          <w:szCs w:val="24"/>
        </w:rPr>
        <w:t xml:space="preserve"> Hide Remediation Details &amp; Date</w:t>
      </w:r>
      <w:r>
        <w:rPr>
          <w:rFonts w:eastAsia="Times New Roman" w:cstheme="minorHAnsi"/>
          <w:color w:val="000000"/>
          <w:szCs w:val="24"/>
        </w:rPr>
        <w:t>.</w:t>
      </w:r>
    </w:p>
    <w:p w14:paraId="45AC8F65" w14:textId="764CF39C" w:rsidR="00E768D6" w:rsidRPr="001C5743" w:rsidRDefault="00AA7E9A" w:rsidP="00A506B1">
      <w:pPr>
        <w:numPr>
          <w:ilvl w:val="0"/>
          <w:numId w:val="20"/>
        </w:numPr>
        <w:spacing w:before="100" w:beforeAutospacing="1" w:after="100" w:afterAutospacing="1" w:line="240" w:lineRule="auto"/>
        <w:rPr>
          <w:rFonts w:eastAsia="Times New Roman" w:cstheme="minorHAnsi"/>
          <w:b/>
          <w:i/>
          <w:color w:val="000000"/>
          <w:sz w:val="18"/>
          <w:szCs w:val="24"/>
        </w:rPr>
      </w:pPr>
      <w:r w:rsidRPr="001C5743">
        <w:rPr>
          <w:rFonts w:eastAsia="Times New Roman" w:cstheme="minorHAnsi"/>
          <w:color w:val="000000"/>
          <w:szCs w:val="24"/>
        </w:rPr>
        <w:t xml:space="preserve">Once test results are added or updated, select the </w:t>
      </w:r>
      <w:r w:rsidRPr="001C5743">
        <w:rPr>
          <w:rFonts w:eastAsia="Times New Roman" w:cstheme="minorHAnsi"/>
          <w:b/>
          <w:bCs/>
          <w:color w:val="000000"/>
          <w:szCs w:val="24"/>
        </w:rPr>
        <w:t xml:space="preserve">Save </w:t>
      </w:r>
      <w:r w:rsidRPr="001C5743">
        <w:rPr>
          <w:rFonts w:eastAsia="Times New Roman" w:cstheme="minorHAnsi"/>
          <w:color w:val="000000"/>
          <w:szCs w:val="24"/>
        </w:rPr>
        <w:t xml:space="preserve">button to save the input data as a </w:t>
      </w:r>
      <w:r w:rsidR="006B4322" w:rsidRPr="001C5743">
        <w:rPr>
          <w:rFonts w:eastAsia="Times New Roman" w:cstheme="minorHAnsi"/>
          <w:color w:val="000000"/>
          <w:szCs w:val="24"/>
        </w:rPr>
        <w:t>JSON</w:t>
      </w:r>
      <w:r w:rsidRPr="001C5743">
        <w:rPr>
          <w:rFonts w:eastAsia="Times New Roman" w:cstheme="minorHAnsi"/>
          <w:color w:val="000000"/>
          <w:szCs w:val="24"/>
        </w:rPr>
        <w:t xml:space="preserve"> file on your local machine. </w:t>
      </w:r>
      <w:r w:rsidR="008E12FD" w:rsidRPr="001C5743">
        <w:rPr>
          <w:rFonts w:eastAsia="Times New Roman" w:cstheme="minorHAnsi"/>
          <w:color w:val="000000"/>
          <w:szCs w:val="24"/>
        </w:rPr>
        <w:t xml:space="preserve">You can also store the JSON file in your own repository or send it to DHS employee for reporting and analytical purpose to generate business value. </w:t>
      </w:r>
      <w:r w:rsidRPr="001C5743">
        <w:rPr>
          <w:rFonts w:eastAsia="Times New Roman" w:cstheme="minorHAnsi"/>
          <w:color w:val="000000"/>
          <w:szCs w:val="24"/>
        </w:rPr>
        <w:t xml:space="preserve">Save the results with an appropriate name; it </w:t>
      </w:r>
      <w:r w:rsidRPr="001C5743">
        <w:rPr>
          <w:rFonts w:eastAsia="Times New Roman" w:cstheme="minorHAnsi"/>
          <w:color w:val="000000"/>
          <w:szCs w:val="24"/>
        </w:rPr>
        <w:lastRenderedPageBreak/>
        <w:t xml:space="preserve">is </w:t>
      </w:r>
      <w:r w:rsidRPr="00880679">
        <w:rPr>
          <w:rFonts w:eastAsia="Times New Roman" w:cstheme="minorHAnsi"/>
          <w:b/>
          <w:color w:val="000000"/>
          <w:szCs w:val="24"/>
        </w:rPr>
        <w:t>recommended you include the ticket #, application name, and version</w:t>
      </w:r>
      <w:r w:rsidRPr="001C5743">
        <w:rPr>
          <w:rFonts w:eastAsia="Times New Roman" w:cstheme="minorHAnsi"/>
          <w:color w:val="000000"/>
          <w:szCs w:val="24"/>
        </w:rPr>
        <w:t xml:space="preserve">. </w:t>
      </w:r>
      <w:r>
        <w:rPr>
          <w:noProof/>
        </w:rPr>
        <w:drawing>
          <wp:inline distT="0" distB="0" distL="0" distR="0" wp14:anchorId="03E82DFC" wp14:editId="502D8903">
            <wp:extent cx="5123809" cy="476190"/>
            <wp:effectExtent l="57150" t="57150" r="115570" b="114935"/>
            <wp:docPr id="41" name="Picture 4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3809" cy="4761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B5BBF" w14:textId="25316927" w:rsidR="00E768D6" w:rsidRPr="00E768D6" w:rsidRDefault="00861C09" w:rsidP="00E768D6">
      <w:pPr>
        <w:spacing w:before="100" w:beforeAutospacing="1" w:after="100" w:afterAutospacing="1" w:line="240" w:lineRule="auto"/>
        <w:ind w:left="720"/>
        <w:rPr>
          <w:rFonts w:eastAsia="Times New Roman" w:cstheme="minorHAnsi"/>
          <w:color w:val="000000"/>
          <w:szCs w:val="24"/>
        </w:rPr>
      </w:pPr>
      <w:r>
        <w:rPr>
          <w:rFonts w:eastAsia="Times New Roman" w:cstheme="minorHAnsi"/>
          <w:b/>
          <w:i/>
          <w:color w:val="000000"/>
          <w:sz w:val="18"/>
          <w:szCs w:val="24"/>
        </w:rPr>
        <w:t>Figure 19</w:t>
      </w:r>
      <w:r w:rsidR="00E768D6" w:rsidRPr="00E768D6">
        <w:rPr>
          <w:rFonts w:eastAsia="Times New Roman" w:cstheme="minorHAnsi"/>
          <w:b/>
          <w:i/>
          <w:color w:val="000000"/>
          <w:sz w:val="18"/>
          <w:szCs w:val="24"/>
        </w:rPr>
        <w:t xml:space="preserve">:  JSON file generated for test results </w:t>
      </w:r>
    </w:p>
    <w:p w14:paraId="33966AC5" w14:textId="77777777" w:rsidR="00AA7E9A" w:rsidRDefault="00AA7E9A" w:rsidP="00AA7E9A">
      <w:pPr>
        <w:pStyle w:val="ListParagraph"/>
        <w:numPr>
          <w:ilvl w:val="0"/>
          <w:numId w:val="20"/>
        </w:numPr>
        <w:rPr>
          <w:rFonts w:eastAsia="Times New Roman" w:cstheme="minorHAnsi"/>
          <w:color w:val="000000"/>
          <w:szCs w:val="24"/>
        </w:rPr>
      </w:pPr>
      <w:r>
        <w:rPr>
          <w:rFonts w:eastAsia="Times New Roman" w:cstheme="minorHAnsi"/>
          <w:color w:val="000000"/>
          <w:szCs w:val="24"/>
        </w:rPr>
        <w:t>An additional notification will display: “</w:t>
      </w:r>
      <w:r w:rsidRPr="00540574">
        <w:rPr>
          <w:rFonts w:eastAsia="Times New Roman" w:cstheme="minorHAnsi"/>
          <w:color w:val="000000"/>
          <w:szCs w:val="24"/>
        </w:rPr>
        <w:t>Your updates have been saved to the Downloads folder (unless otherwise specified). To continue editing, please refresh the page and load the newly created file.</w:t>
      </w:r>
      <w:r>
        <w:rPr>
          <w:rFonts w:eastAsia="Times New Roman" w:cstheme="minorHAnsi"/>
          <w:color w:val="000000"/>
          <w:szCs w:val="24"/>
        </w:rPr>
        <w:t xml:space="preserve">” </w:t>
      </w:r>
      <w:r w:rsidRPr="00DA3BD6">
        <w:rPr>
          <w:rFonts w:eastAsia="Times New Roman" w:cstheme="minorHAnsi"/>
          <w:b/>
          <w:color w:val="000000"/>
          <w:szCs w:val="24"/>
        </w:rPr>
        <w:t>To continue editing and saving this set of results, you MUST refresh the page and then reload the newest save</w:t>
      </w:r>
      <w:r>
        <w:rPr>
          <w:rFonts w:eastAsia="Times New Roman" w:cstheme="minorHAnsi"/>
          <w:b/>
          <w:color w:val="000000"/>
          <w:szCs w:val="24"/>
        </w:rPr>
        <w:t>d</w:t>
      </w:r>
      <w:r w:rsidRPr="00DA3BD6">
        <w:rPr>
          <w:rFonts w:eastAsia="Times New Roman" w:cstheme="minorHAnsi"/>
          <w:b/>
          <w:color w:val="000000"/>
          <w:szCs w:val="24"/>
        </w:rPr>
        <w:t xml:space="preserve"> file.</w:t>
      </w:r>
    </w:p>
    <w:p w14:paraId="2C8AC53C" w14:textId="6B3B834F" w:rsidR="00AA7E9A" w:rsidRDefault="00AA7E9A" w:rsidP="00AA7E9A">
      <w:pPr>
        <w:pStyle w:val="ListParagraph"/>
        <w:rPr>
          <w:rFonts w:eastAsia="Times New Roman" w:cstheme="minorHAnsi"/>
          <w:color w:val="000000"/>
          <w:szCs w:val="24"/>
        </w:rPr>
      </w:pPr>
      <w:r>
        <w:rPr>
          <w:noProof/>
        </w:rPr>
        <w:drawing>
          <wp:inline distT="0" distB="0" distL="0" distR="0" wp14:anchorId="05CDFC29" wp14:editId="3254FC12">
            <wp:extent cx="3840480" cy="1455249"/>
            <wp:effectExtent l="0" t="0" r="7620" b="0"/>
            <wp:docPr id="49" name="Picture 4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0480" cy="1455249"/>
                    </a:xfrm>
                    <a:prstGeom prst="rect">
                      <a:avLst/>
                    </a:prstGeom>
                  </pic:spPr>
                </pic:pic>
              </a:graphicData>
            </a:graphic>
          </wp:inline>
        </w:drawing>
      </w:r>
    </w:p>
    <w:p w14:paraId="65296F9F" w14:textId="3DBE332B" w:rsidR="00D2050D" w:rsidRPr="00D2050D" w:rsidRDefault="00861C09" w:rsidP="00AA7E9A">
      <w:pPr>
        <w:pStyle w:val="ListParagraph"/>
        <w:rPr>
          <w:rFonts w:eastAsia="Times New Roman" w:cstheme="minorHAnsi"/>
          <w:b/>
          <w:i/>
          <w:color w:val="000000"/>
          <w:sz w:val="18"/>
          <w:szCs w:val="24"/>
        </w:rPr>
      </w:pPr>
      <w:r>
        <w:rPr>
          <w:rFonts w:eastAsia="Times New Roman" w:cstheme="minorHAnsi"/>
          <w:b/>
          <w:i/>
          <w:color w:val="000000"/>
          <w:sz w:val="18"/>
          <w:szCs w:val="24"/>
        </w:rPr>
        <w:t>Figure 20</w:t>
      </w:r>
      <w:r w:rsidR="00D2050D" w:rsidRPr="00D2050D">
        <w:rPr>
          <w:rFonts w:eastAsia="Times New Roman" w:cstheme="minorHAnsi"/>
          <w:b/>
          <w:i/>
          <w:color w:val="000000"/>
          <w:sz w:val="18"/>
          <w:szCs w:val="24"/>
        </w:rPr>
        <w:t>: Notification displayed once JSON file is saved</w:t>
      </w:r>
    </w:p>
    <w:p w14:paraId="11155154" w14:textId="7E0547A2" w:rsidR="00AA7E9A" w:rsidRDefault="00AA7E9A" w:rsidP="000A207C">
      <w:pPr>
        <w:pStyle w:val="Heading2"/>
      </w:pPr>
      <w:bookmarkStart w:id="91" w:name="_Toc31210907"/>
      <w:r>
        <w:rPr>
          <w:b/>
        </w:rPr>
        <w:t>Topic 5</w:t>
      </w:r>
      <w:r w:rsidRPr="000919DB">
        <w:rPr>
          <w:b/>
        </w:rPr>
        <w:t>:</w:t>
      </w:r>
      <w:r w:rsidRPr="00840B1B">
        <w:t xml:space="preserve"> How to </w:t>
      </w:r>
      <w:r>
        <w:t>Finalize Test Results &amp; View Report</w:t>
      </w:r>
      <w:bookmarkEnd w:id="91"/>
    </w:p>
    <w:p w14:paraId="79DDC7D9" w14:textId="77777777" w:rsidR="00AA7E9A" w:rsidRPr="004944BA" w:rsidRDefault="00AA7E9A" w:rsidP="00AA7E9A">
      <w:pPr>
        <w:rPr>
          <w:b/>
        </w:rPr>
      </w:pPr>
      <w:r>
        <w:rPr>
          <w:b/>
        </w:rPr>
        <w:t>Tool Tips</w:t>
      </w:r>
      <w:r w:rsidRPr="004944BA">
        <w:rPr>
          <w:b/>
        </w:rPr>
        <w:t xml:space="preserve">: </w:t>
      </w:r>
    </w:p>
    <w:p w14:paraId="4C48C2D9" w14:textId="3F1F6930" w:rsidR="00AA7E9A" w:rsidRPr="00B57FD0" w:rsidRDefault="00AA7E9A" w:rsidP="00AA7E9A">
      <w:pPr>
        <w:pStyle w:val="ListParagraph"/>
        <w:numPr>
          <w:ilvl w:val="0"/>
          <w:numId w:val="18"/>
        </w:numPr>
      </w:pPr>
      <w:r w:rsidRPr="00A4431A">
        <w:rPr>
          <w:rFonts w:eastAsia="Times New Roman" w:cstheme="minorHAnsi"/>
          <w:color w:val="000000"/>
        </w:rPr>
        <w:t xml:space="preserve">If needed, open the index.html file from the </w:t>
      </w:r>
      <w:r w:rsidR="00D15503">
        <w:rPr>
          <w:rFonts w:eastAsia="Times New Roman" w:cstheme="minorHAnsi"/>
          <w:color w:val="000000"/>
        </w:rPr>
        <w:t>ACRT</w:t>
      </w:r>
      <w:r w:rsidRPr="00A4431A">
        <w:rPr>
          <w:rFonts w:eastAsia="Times New Roman" w:cstheme="minorHAnsi"/>
          <w:color w:val="000000"/>
        </w:rPr>
        <w:t xml:space="preserve"> folder </w:t>
      </w:r>
      <w:r>
        <w:rPr>
          <w:rFonts w:eastAsia="Times New Roman" w:cstheme="minorHAnsi"/>
          <w:color w:val="000000"/>
        </w:rPr>
        <w:t>in your file location</w:t>
      </w:r>
      <w:r w:rsidRPr="00A4431A">
        <w:rPr>
          <w:rFonts w:eastAsia="Times New Roman" w:cstheme="minorHAnsi"/>
          <w:color w:val="000000"/>
        </w:rPr>
        <w:t>.</w:t>
      </w:r>
    </w:p>
    <w:p w14:paraId="1E67D1C8" w14:textId="77777777" w:rsidR="00AA7E9A" w:rsidRDefault="00AA7E9A" w:rsidP="00AA7E9A">
      <w:pPr>
        <w:pStyle w:val="Heading3"/>
      </w:pPr>
      <w:bookmarkStart w:id="92" w:name="_Toc31210908"/>
      <w:r w:rsidRPr="00F521BC">
        <w:t xml:space="preserve">Instructions to </w:t>
      </w:r>
      <w:r>
        <w:t>Create a Final Test Report</w:t>
      </w:r>
      <w:bookmarkEnd w:id="92"/>
    </w:p>
    <w:p w14:paraId="0FE79C0F"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szCs w:val="24"/>
        </w:rPr>
      </w:pPr>
      <w:r w:rsidRPr="00A4431A">
        <w:rPr>
          <w:rFonts w:eastAsia="Times New Roman" w:cstheme="minorHAnsi"/>
          <w:color w:val="000000"/>
          <w:szCs w:val="24"/>
        </w:rPr>
        <w:t>Fro</w:t>
      </w:r>
      <w:r>
        <w:rPr>
          <w:rFonts w:eastAsia="Times New Roman" w:cstheme="minorHAnsi"/>
          <w:color w:val="000000"/>
          <w:szCs w:val="24"/>
        </w:rPr>
        <w:t>m ACRT Home page, select</w:t>
      </w:r>
      <w:r w:rsidRPr="00A4431A">
        <w:rPr>
          <w:rFonts w:eastAsia="Times New Roman" w:cstheme="minorHAnsi"/>
          <w:color w:val="000000"/>
          <w:szCs w:val="24"/>
        </w:rPr>
        <w:t xml:space="preserve"> </w:t>
      </w:r>
      <w:r w:rsidRPr="00540574">
        <w:rPr>
          <w:rFonts w:eastAsia="Times New Roman" w:cstheme="minorHAnsi"/>
          <w:b/>
          <w:bCs/>
          <w:color w:val="000000"/>
          <w:szCs w:val="24"/>
        </w:rPr>
        <w:t xml:space="preserve">View Report </w:t>
      </w:r>
      <w:r>
        <w:rPr>
          <w:rFonts w:eastAsia="Times New Roman" w:cstheme="minorHAnsi"/>
          <w:bCs/>
          <w:color w:val="000000"/>
          <w:szCs w:val="24"/>
        </w:rPr>
        <w:t>from the top navigation menu</w:t>
      </w:r>
      <w:r w:rsidRPr="00A4431A">
        <w:rPr>
          <w:rFonts w:eastAsia="Times New Roman" w:cstheme="minorHAnsi"/>
          <w:color w:val="000000"/>
          <w:szCs w:val="24"/>
        </w:rPr>
        <w:t xml:space="preserve">. </w:t>
      </w:r>
    </w:p>
    <w:p w14:paraId="435A99FB"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szCs w:val="24"/>
        </w:rPr>
      </w:pPr>
      <w:r w:rsidRPr="00DA3BD6">
        <w:rPr>
          <w:rFonts w:eastAsia="Times New Roman" w:cstheme="minorHAnsi"/>
          <w:b/>
          <w:color w:val="000000"/>
          <w:szCs w:val="24"/>
        </w:rPr>
        <w:t>View Test Report</w:t>
      </w:r>
      <w:r>
        <w:rPr>
          <w:rFonts w:eastAsia="Times New Roman" w:cstheme="minorHAnsi"/>
          <w:color w:val="000000"/>
          <w:szCs w:val="24"/>
        </w:rPr>
        <w:t xml:space="preserve"> page will open.</w:t>
      </w:r>
    </w:p>
    <w:p w14:paraId="05D2044F" w14:textId="11131C7C" w:rsidR="00AA7E9A" w:rsidRDefault="009D4C03" w:rsidP="009D4C03">
      <w:pPr>
        <w:spacing w:before="100" w:beforeAutospacing="1" w:after="100" w:afterAutospacing="1" w:line="240" w:lineRule="auto"/>
        <w:ind w:left="720" w:hanging="540"/>
        <w:rPr>
          <w:rFonts w:eastAsia="Times New Roman" w:cstheme="minorHAnsi"/>
          <w:color w:val="000000"/>
          <w:szCs w:val="24"/>
        </w:rPr>
      </w:pPr>
      <w:r>
        <w:rPr>
          <w:noProof/>
        </w:rPr>
        <w:lastRenderedPageBreak/>
        <w:drawing>
          <wp:inline distT="0" distB="0" distL="0" distR="0" wp14:anchorId="25386A2F" wp14:editId="790F27F3">
            <wp:extent cx="6858000" cy="3067050"/>
            <wp:effectExtent l="0" t="0" r="0" b="0"/>
            <wp:docPr id="10" name="Picture 1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067050"/>
                    </a:xfrm>
                    <a:prstGeom prst="rect">
                      <a:avLst/>
                    </a:prstGeom>
                  </pic:spPr>
                </pic:pic>
              </a:graphicData>
            </a:graphic>
          </wp:inline>
        </w:drawing>
      </w:r>
    </w:p>
    <w:p w14:paraId="40A85460" w14:textId="5F513A10" w:rsidR="00D2050D" w:rsidRPr="00D2050D" w:rsidRDefault="00861C09" w:rsidP="00AA7E9A">
      <w:pPr>
        <w:spacing w:before="100" w:beforeAutospacing="1" w:after="100" w:afterAutospacing="1" w:line="240" w:lineRule="auto"/>
        <w:ind w:left="720"/>
        <w:rPr>
          <w:rFonts w:eastAsia="Times New Roman" w:cstheme="minorHAnsi"/>
          <w:b/>
          <w:i/>
          <w:color w:val="000000"/>
          <w:szCs w:val="24"/>
        </w:rPr>
      </w:pPr>
      <w:r>
        <w:rPr>
          <w:rFonts w:eastAsia="Times New Roman" w:cstheme="minorHAnsi"/>
          <w:b/>
          <w:i/>
          <w:color w:val="000000"/>
          <w:sz w:val="18"/>
          <w:szCs w:val="24"/>
        </w:rPr>
        <w:t>Figure 21</w:t>
      </w:r>
      <w:r w:rsidR="00D2050D" w:rsidRPr="00D2050D">
        <w:rPr>
          <w:rFonts w:eastAsia="Times New Roman" w:cstheme="minorHAnsi"/>
          <w:b/>
          <w:i/>
          <w:color w:val="000000"/>
          <w:sz w:val="18"/>
          <w:szCs w:val="24"/>
        </w:rPr>
        <w:t>: View Report Page View</w:t>
      </w:r>
    </w:p>
    <w:p w14:paraId="64FC012C" w14:textId="6D195030"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Select the </w:t>
      </w:r>
      <w:r w:rsidR="00B05BF5">
        <w:rPr>
          <w:rFonts w:eastAsia="Times New Roman" w:cstheme="minorHAnsi"/>
          <w:color w:val="000000"/>
        </w:rPr>
        <w:t>JSON</w:t>
      </w:r>
      <w:r>
        <w:rPr>
          <w:rFonts w:eastAsia="Times New Roman" w:cstheme="minorHAnsi"/>
          <w:color w:val="000000"/>
        </w:rPr>
        <w:t xml:space="preserve"> file </w:t>
      </w:r>
      <w:r w:rsidRPr="00DA3BD6">
        <w:rPr>
          <w:rFonts w:eastAsia="Times New Roman" w:cstheme="minorHAnsi"/>
          <w:color w:val="000000"/>
        </w:rPr>
        <w:t>stored on your local machine</w:t>
      </w:r>
      <w:r>
        <w:rPr>
          <w:rFonts w:eastAsia="Times New Roman" w:cstheme="minorHAnsi"/>
          <w:color w:val="000000"/>
        </w:rPr>
        <w:t>, then</w:t>
      </w:r>
      <w:r w:rsidRPr="00DA3BD6">
        <w:rPr>
          <w:rFonts w:eastAsia="Times New Roman" w:cstheme="minorHAnsi"/>
          <w:color w:val="000000"/>
        </w:rPr>
        <w:t xml:space="preserve"> select the </w:t>
      </w:r>
      <w:r w:rsidRPr="00DA3BD6">
        <w:rPr>
          <w:rFonts w:eastAsia="Times New Roman" w:cstheme="minorHAnsi"/>
          <w:b/>
          <w:bCs/>
          <w:color w:val="000000"/>
        </w:rPr>
        <w:t xml:space="preserve">Load </w:t>
      </w:r>
      <w:r>
        <w:rPr>
          <w:rFonts w:eastAsia="Times New Roman" w:cstheme="minorHAnsi"/>
          <w:b/>
          <w:bCs/>
          <w:color w:val="000000"/>
        </w:rPr>
        <w:t>Results</w:t>
      </w:r>
      <w:r w:rsidRPr="00DA3BD6">
        <w:rPr>
          <w:rFonts w:eastAsia="Times New Roman" w:cstheme="minorHAnsi"/>
          <w:b/>
          <w:bCs/>
          <w:color w:val="000000"/>
        </w:rPr>
        <w:t xml:space="preserve"> </w:t>
      </w:r>
      <w:r w:rsidRPr="00DA3BD6">
        <w:rPr>
          <w:rFonts w:eastAsia="Times New Roman" w:cstheme="minorHAnsi"/>
          <w:color w:val="000000"/>
        </w:rPr>
        <w:t>button.</w:t>
      </w:r>
    </w:p>
    <w:p w14:paraId="32C5D0D9"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Test Results will load at the bottom of page. </w:t>
      </w:r>
    </w:p>
    <w:p w14:paraId="69E9E2D5" w14:textId="1E8036BF" w:rsidR="00AA7E9A" w:rsidRDefault="00AA7E9A" w:rsidP="00AA7E9A">
      <w:pPr>
        <w:spacing w:before="100" w:beforeAutospacing="1" w:after="100" w:afterAutospacing="1" w:line="240" w:lineRule="auto"/>
        <w:ind w:left="720"/>
        <w:rPr>
          <w:rFonts w:eastAsia="Times New Roman" w:cstheme="minorHAnsi"/>
          <w:color w:val="000000"/>
        </w:rPr>
      </w:pPr>
      <w:r>
        <w:rPr>
          <w:noProof/>
        </w:rPr>
        <w:drawing>
          <wp:inline distT="0" distB="0" distL="0" distR="0" wp14:anchorId="0A623A74" wp14:editId="084F81F9">
            <wp:extent cx="5485630" cy="2458863"/>
            <wp:effectExtent l="0" t="0" r="1270" b="0"/>
            <wp:docPr id="52" name="Picture 5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002"/>
                    <a:stretch/>
                  </pic:blipFill>
                  <pic:spPr bwMode="auto">
                    <a:xfrm>
                      <a:off x="0" y="0"/>
                      <a:ext cx="5485630" cy="2458863"/>
                    </a:xfrm>
                    <a:prstGeom prst="rect">
                      <a:avLst/>
                    </a:prstGeom>
                    <a:ln>
                      <a:noFill/>
                    </a:ln>
                    <a:extLst>
                      <a:ext uri="{53640926-AAD7-44D8-BBD7-CCE9431645EC}">
                        <a14:shadowObscured xmlns:a14="http://schemas.microsoft.com/office/drawing/2010/main"/>
                      </a:ext>
                    </a:extLst>
                  </pic:spPr>
                </pic:pic>
              </a:graphicData>
            </a:graphic>
          </wp:inline>
        </w:drawing>
      </w:r>
    </w:p>
    <w:p w14:paraId="37C10193" w14:textId="0A17193F" w:rsidR="00450B06" w:rsidRPr="00881545" w:rsidRDefault="00450B06" w:rsidP="00AA7E9A">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 xml:space="preserve">Figure </w:t>
      </w:r>
      <w:r w:rsidR="00861C09">
        <w:rPr>
          <w:rFonts w:eastAsia="Times New Roman" w:cstheme="minorHAnsi"/>
          <w:b/>
          <w:i/>
          <w:color w:val="000000"/>
          <w:sz w:val="18"/>
        </w:rPr>
        <w:t>22</w:t>
      </w:r>
      <w:r w:rsidR="00881545" w:rsidRPr="00881545">
        <w:rPr>
          <w:rFonts w:eastAsia="Times New Roman" w:cstheme="minorHAnsi"/>
          <w:b/>
          <w:i/>
          <w:color w:val="000000"/>
          <w:sz w:val="18"/>
        </w:rPr>
        <w:t>: Test Results created to generate report as HTML file</w:t>
      </w:r>
    </w:p>
    <w:p w14:paraId="12949333" w14:textId="34577F11" w:rsidR="00AA7E9A" w:rsidRPr="00B05BF5" w:rsidRDefault="00AA7E9A" w:rsidP="00A506B1">
      <w:pPr>
        <w:numPr>
          <w:ilvl w:val="0"/>
          <w:numId w:val="21"/>
        </w:numPr>
        <w:spacing w:before="100" w:beforeAutospacing="1" w:after="100" w:afterAutospacing="1" w:line="240" w:lineRule="auto"/>
        <w:rPr>
          <w:rFonts w:eastAsia="Times New Roman" w:cstheme="minorHAnsi"/>
          <w:color w:val="000000"/>
        </w:rPr>
      </w:pPr>
      <w:r w:rsidRPr="00B05BF5">
        <w:rPr>
          <w:rFonts w:eastAsia="Times New Roman" w:cstheme="minorHAnsi"/>
          <w:color w:val="000000"/>
        </w:rPr>
        <w:lastRenderedPageBreak/>
        <w:t xml:space="preserve">If desired, select the </w:t>
      </w:r>
      <w:r w:rsidR="00B05BF5" w:rsidRPr="00B05BF5">
        <w:rPr>
          <w:rFonts w:eastAsia="Times New Roman" w:cstheme="minorHAnsi"/>
          <w:b/>
          <w:color w:val="000000"/>
        </w:rPr>
        <w:t>‘</w:t>
      </w:r>
      <w:r w:rsidRPr="00B05BF5">
        <w:rPr>
          <w:rFonts w:eastAsia="Times New Roman" w:cstheme="minorHAnsi"/>
          <w:b/>
          <w:color w:val="000000"/>
        </w:rPr>
        <w:t>Select the checkbox to view all test results</w:t>
      </w:r>
      <w:r w:rsidR="00B05BF5" w:rsidRPr="00B05BF5">
        <w:rPr>
          <w:rFonts w:eastAsia="Times New Roman" w:cstheme="minorHAnsi"/>
          <w:b/>
          <w:color w:val="000000"/>
        </w:rPr>
        <w:t>’</w:t>
      </w:r>
      <w:r w:rsidRPr="00B05BF5">
        <w:rPr>
          <w:rFonts w:eastAsia="Times New Roman" w:cstheme="minorHAnsi"/>
          <w:color w:val="000000"/>
        </w:rPr>
        <w:t xml:space="preserve"> checkbox to view all test results.</w:t>
      </w:r>
      <w:r w:rsidR="00B05BF5" w:rsidRPr="00B05BF5">
        <w:rPr>
          <w:rFonts w:eastAsia="Times New Roman" w:cstheme="minorHAnsi"/>
          <w:color w:val="000000"/>
        </w:rPr>
        <w:t xml:space="preserve"> When unchecked, the </w:t>
      </w:r>
      <w:r w:rsidR="00B05BF5">
        <w:rPr>
          <w:rFonts w:eastAsia="Times New Roman" w:cstheme="minorHAnsi"/>
          <w:color w:val="000000"/>
        </w:rPr>
        <w:t>instruction</w:t>
      </w:r>
      <w:r w:rsidR="00B05BF5" w:rsidRPr="00B05BF5">
        <w:rPr>
          <w:rFonts w:eastAsia="Times New Roman" w:cstheme="minorHAnsi"/>
          <w:color w:val="000000"/>
        </w:rPr>
        <w:t xml:space="preserve"> changes to </w:t>
      </w:r>
      <w:r w:rsidR="00B05BF5" w:rsidRPr="00B05BF5">
        <w:rPr>
          <w:rFonts w:eastAsia="Times New Roman" w:cstheme="minorHAnsi"/>
          <w:b/>
          <w:color w:val="000000"/>
        </w:rPr>
        <w:t>‘Uncheck checkbox to hide all test results’.</w:t>
      </w:r>
      <w:r>
        <w:rPr>
          <w:noProof/>
        </w:rPr>
        <w:drawing>
          <wp:inline distT="0" distB="0" distL="0" distR="0" wp14:anchorId="60944DE0" wp14:editId="38EA91B4">
            <wp:extent cx="5394398" cy="2507615"/>
            <wp:effectExtent l="0" t="0" r="0" b="6985"/>
            <wp:docPr id="53" name="Picture 5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591"/>
                    <a:stretch/>
                  </pic:blipFill>
                  <pic:spPr bwMode="auto">
                    <a:xfrm>
                      <a:off x="0" y="0"/>
                      <a:ext cx="5394960" cy="2507876"/>
                    </a:xfrm>
                    <a:prstGeom prst="rect">
                      <a:avLst/>
                    </a:prstGeom>
                    <a:ln>
                      <a:noFill/>
                    </a:ln>
                    <a:extLst>
                      <a:ext uri="{53640926-AAD7-44D8-BBD7-CCE9431645EC}">
                        <a14:shadowObscured xmlns:a14="http://schemas.microsoft.com/office/drawing/2010/main"/>
                      </a:ext>
                    </a:extLst>
                  </pic:spPr>
                </pic:pic>
              </a:graphicData>
            </a:graphic>
          </wp:inline>
        </w:drawing>
      </w:r>
    </w:p>
    <w:p w14:paraId="62F36BEF" w14:textId="249CA51A" w:rsidR="00881545" w:rsidRPr="00881545" w:rsidRDefault="00881545" w:rsidP="00AA7E9A">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Figure 2</w:t>
      </w:r>
      <w:r w:rsidR="00861C09">
        <w:rPr>
          <w:rFonts w:eastAsia="Times New Roman" w:cstheme="minorHAnsi"/>
          <w:b/>
          <w:i/>
          <w:color w:val="000000"/>
          <w:sz w:val="18"/>
        </w:rPr>
        <w:t>3</w:t>
      </w:r>
      <w:r w:rsidRPr="00881545">
        <w:rPr>
          <w:rFonts w:eastAsia="Times New Roman" w:cstheme="minorHAnsi"/>
          <w:b/>
          <w:i/>
          <w:color w:val="000000"/>
          <w:sz w:val="18"/>
        </w:rPr>
        <w:t xml:space="preserve">: Checkbox to view all test </w:t>
      </w:r>
      <w:proofErr w:type="gramStart"/>
      <w:r w:rsidRPr="00881545">
        <w:rPr>
          <w:rFonts w:eastAsia="Times New Roman" w:cstheme="minorHAnsi"/>
          <w:b/>
          <w:i/>
          <w:color w:val="000000"/>
          <w:sz w:val="18"/>
        </w:rPr>
        <w:t>results  under</w:t>
      </w:r>
      <w:proofErr w:type="gramEnd"/>
      <w:r w:rsidRPr="00881545">
        <w:rPr>
          <w:rFonts w:eastAsia="Times New Roman" w:cstheme="minorHAnsi"/>
          <w:b/>
          <w:i/>
          <w:color w:val="000000"/>
          <w:sz w:val="18"/>
        </w:rPr>
        <w:t xml:space="preserve"> Test Results</w:t>
      </w:r>
    </w:p>
    <w:p w14:paraId="68DFC4EC"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sidRPr="00DA3BD6">
        <w:rPr>
          <w:rFonts w:eastAsia="Times New Roman" w:cstheme="minorHAnsi"/>
          <w:color w:val="000000"/>
        </w:rPr>
        <w:t xml:space="preserve">To </w:t>
      </w:r>
      <w:r>
        <w:rPr>
          <w:rFonts w:eastAsia="Times New Roman" w:cstheme="minorHAnsi"/>
          <w:color w:val="000000"/>
        </w:rPr>
        <w:t xml:space="preserve">create an HTML version of the report, e.g. for </w:t>
      </w:r>
      <w:r w:rsidRPr="00DA3BD6">
        <w:rPr>
          <w:rFonts w:eastAsia="Times New Roman" w:cstheme="minorHAnsi"/>
          <w:color w:val="000000"/>
        </w:rPr>
        <w:t>shar</w:t>
      </w:r>
      <w:r>
        <w:rPr>
          <w:rFonts w:eastAsia="Times New Roman" w:cstheme="minorHAnsi"/>
          <w:color w:val="000000"/>
        </w:rPr>
        <w:t>ing</w:t>
      </w:r>
      <w:r w:rsidRPr="00DA3BD6">
        <w:rPr>
          <w:rFonts w:eastAsia="Times New Roman" w:cstheme="minorHAnsi"/>
          <w:color w:val="000000"/>
        </w:rPr>
        <w:t xml:space="preserve"> the report with others, </w:t>
      </w:r>
      <w:r>
        <w:rPr>
          <w:rFonts w:eastAsia="Times New Roman" w:cstheme="minorHAnsi"/>
          <w:color w:val="000000"/>
        </w:rPr>
        <w:t>s</w:t>
      </w:r>
      <w:r w:rsidRPr="00967C50">
        <w:rPr>
          <w:rFonts w:eastAsia="Times New Roman" w:cstheme="minorHAnsi"/>
          <w:color w:val="000000"/>
        </w:rPr>
        <w:t>elect</w:t>
      </w:r>
      <w:r>
        <w:rPr>
          <w:rFonts w:eastAsia="Times New Roman" w:cstheme="minorHAnsi"/>
          <w:color w:val="000000"/>
        </w:rPr>
        <w:t xml:space="preserve"> the</w:t>
      </w:r>
      <w:r w:rsidRPr="00967C50">
        <w:rPr>
          <w:rFonts w:eastAsia="Times New Roman" w:cstheme="minorHAnsi"/>
          <w:color w:val="000000"/>
        </w:rPr>
        <w:t xml:space="preserve"> </w:t>
      </w:r>
      <w:r w:rsidRPr="00DA3BD6">
        <w:rPr>
          <w:rFonts w:eastAsia="Times New Roman" w:cstheme="minorHAnsi"/>
          <w:b/>
          <w:color w:val="000000"/>
        </w:rPr>
        <w:t>“Save as HTML”</w:t>
      </w:r>
      <w:r>
        <w:rPr>
          <w:rFonts w:eastAsia="Times New Roman" w:cstheme="minorHAnsi"/>
          <w:color w:val="000000"/>
        </w:rPr>
        <w:t xml:space="preserve"> button</w:t>
      </w:r>
      <w:r w:rsidRPr="00967C50">
        <w:rPr>
          <w:rFonts w:eastAsia="Times New Roman" w:cstheme="minorHAnsi"/>
          <w:color w:val="000000"/>
        </w:rPr>
        <w:t xml:space="preserve"> to generate a printer-friendly HTML version of the report (saved in the system's Downloads folder by default).</w:t>
      </w:r>
    </w:p>
    <w:p w14:paraId="42D18746" w14:textId="77777777" w:rsidR="00B01D34" w:rsidRDefault="00AA7E9A" w:rsidP="00881545">
      <w:pPr>
        <w:spacing w:before="100" w:beforeAutospacing="1" w:after="100" w:afterAutospacing="1" w:line="240" w:lineRule="auto"/>
        <w:ind w:left="2160"/>
        <w:rPr>
          <w:noProof/>
        </w:rPr>
      </w:pPr>
      <w:r>
        <w:rPr>
          <w:noProof/>
        </w:rPr>
        <w:drawing>
          <wp:inline distT="0" distB="0" distL="0" distR="0" wp14:anchorId="2664BDE4" wp14:editId="4B09AB9C">
            <wp:extent cx="2926080" cy="564830"/>
            <wp:effectExtent l="0" t="0" r="7620" b="6985"/>
            <wp:docPr id="54" name="Picture 5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6080" cy="564830"/>
                    </a:xfrm>
                    <a:prstGeom prst="rect">
                      <a:avLst/>
                    </a:prstGeom>
                  </pic:spPr>
                </pic:pic>
              </a:graphicData>
            </a:graphic>
          </wp:inline>
        </w:drawing>
      </w:r>
    </w:p>
    <w:p w14:paraId="40DF2124" w14:textId="097EF496" w:rsidR="00AA7E9A" w:rsidRPr="00881545" w:rsidRDefault="00881545" w:rsidP="00881545">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Figure 2</w:t>
      </w:r>
      <w:r w:rsidR="003B0278">
        <w:rPr>
          <w:rFonts w:eastAsia="Times New Roman" w:cstheme="minorHAnsi"/>
          <w:b/>
          <w:i/>
          <w:color w:val="000000"/>
          <w:sz w:val="18"/>
        </w:rPr>
        <w:t>4</w:t>
      </w:r>
      <w:r w:rsidRPr="00881545">
        <w:rPr>
          <w:rFonts w:eastAsia="Times New Roman" w:cstheme="minorHAnsi"/>
          <w:b/>
          <w:i/>
          <w:color w:val="000000"/>
          <w:sz w:val="18"/>
        </w:rPr>
        <w:t>: File generated to create an HTML version of the report</w:t>
      </w:r>
      <w:r w:rsidRPr="00881545">
        <w:rPr>
          <w:rFonts w:eastAsia="Times New Roman" w:cstheme="minorHAnsi"/>
          <w:b/>
          <w:i/>
          <w:sz w:val="18"/>
        </w:rPr>
        <w:tab/>
      </w:r>
    </w:p>
    <w:p w14:paraId="6BFEEF05"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sidRPr="00DA3BD6">
        <w:rPr>
          <w:rFonts w:eastAsia="Times New Roman" w:cstheme="minorHAnsi"/>
          <w:color w:val="000000"/>
        </w:rPr>
        <w:t xml:space="preserve">To print the report, use the landscape orientation </w:t>
      </w:r>
      <w:r>
        <w:rPr>
          <w:rFonts w:eastAsia="Times New Roman" w:cstheme="minorHAnsi"/>
          <w:color w:val="000000"/>
        </w:rPr>
        <w:t>in</w:t>
      </w:r>
      <w:r w:rsidRPr="00DA3BD6">
        <w:rPr>
          <w:rFonts w:eastAsia="Times New Roman" w:cstheme="minorHAnsi"/>
          <w:color w:val="000000"/>
        </w:rPr>
        <w:t xml:space="preserve"> your browser</w:t>
      </w:r>
      <w:r w:rsidRPr="00DA3BD6">
        <w:rPr>
          <w:rFonts w:eastAsia="Times New Roman" w:cstheme="minorHAnsi" w:hint="eastAsia"/>
          <w:color w:val="000000"/>
        </w:rPr>
        <w:t>’</w:t>
      </w:r>
      <w:r w:rsidRPr="00DA3BD6">
        <w:rPr>
          <w:rFonts w:eastAsia="Times New Roman" w:cstheme="minorHAnsi"/>
          <w:color w:val="000000"/>
        </w:rPr>
        <w:t>s print option</w:t>
      </w:r>
      <w:r>
        <w:rPr>
          <w:rFonts w:eastAsia="Times New Roman" w:cstheme="minorHAnsi"/>
          <w:color w:val="000000"/>
        </w:rPr>
        <w:t>s</w:t>
      </w:r>
      <w:r w:rsidRPr="00DA3BD6">
        <w:rPr>
          <w:rFonts w:eastAsia="Times New Roman" w:cstheme="minorHAnsi"/>
          <w:color w:val="000000"/>
        </w:rPr>
        <w:t>.</w:t>
      </w:r>
    </w:p>
    <w:p w14:paraId="2E247EA4" w14:textId="26E9C22D" w:rsidR="00AA7E9A" w:rsidRDefault="00AA7E9A" w:rsidP="00AA7E9A">
      <w:pPr>
        <w:spacing w:before="100" w:beforeAutospacing="1" w:after="100" w:afterAutospacing="1" w:line="240" w:lineRule="auto"/>
        <w:ind w:left="720"/>
        <w:rPr>
          <w:rFonts w:eastAsia="Times New Roman" w:cstheme="minorHAnsi"/>
          <w:color w:val="000000"/>
        </w:rPr>
      </w:pPr>
      <w:r>
        <w:rPr>
          <w:noProof/>
        </w:rPr>
        <w:lastRenderedPageBreak/>
        <w:drawing>
          <wp:inline distT="0" distB="0" distL="0" distR="0" wp14:anchorId="7B46A3E1" wp14:editId="633FDD58">
            <wp:extent cx="5852160" cy="2901696"/>
            <wp:effectExtent l="0" t="0" r="0" b="0"/>
            <wp:docPr id="56" name="Picture 5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2160" cy="2901696"/>
                    </a:xfrm>
                    <a:prstGeom prst="rect">
                      <a:avLst/>
                    </a:prstGeom>
                  </pic:spPr>
                </pic:pic>
              </a:graphicData>
            </a:graphic>
          </wp:inline>
        </w:drawing>
      </w:r>
    </w:p>
    <w:p w14:paraId="577029DF" w14:textId="74810B0C" w:rsidR="00281B7F" w:rsidRPr="00281B7F" w:rsidRDefault="003B0278" w:rsidP="00281B7F">
      <w:pPr>
        <w:spacing w:before="100" w:beforeAutospacing="1" w:after="100" w:afterAutospacing="1" w:line="240" w:lineRule="auto"/>
        <w:ind w:left="720"/>
        <w:rPr>
          <w:b/>
          <w:i/>
          <w:sz w:val="18"/>
        </w:rPr>
      </w:pPr>
      <w:r>
        <w:rPr>
          <w:b/>
          <w:i/>
          <w:sz w:val="18"/>
        </w:rPr>
        <w:t>Figure 25</w:t>
      </w:r>
      <w:r w:rsidR="00281B7F" w:rsidRPr="00281B7F">
        <w:rPr>
          <w:b/>
          <w:i/>
          <w:sz w:val="18"/>
        </w:rPr>
        <w:t xml:space="preserve">: Final </w:t>
      </w:r>
      <w:r w:rsidR="00281B7F">
        <w:rPr>
          <w:b/>
          <w:i/>
          <w:sz w:val="18"/>
        </w:rPr>
        <w:t xml:space="preserve">Application </w:t>
      </w:r>
      <w:r w:rsidR="00281B7F" w:rsidRPr="00281B7F">
        <w:rPr>
          <w:b/>
          <w:i/>
          <w:sz w:val="18"/>
        </w:rPr>
        <w:t>Test Report ge</w:t>
      </w:r>
      <w:r w:rsidR="00281B7F">
        <w:rPr>
          <w:b/>
          <w:i/>
          <w:sz w:val="18"/>
        </w:rPr>
        <w:t>nerated</w:t>
      </w:r>
    </w:p>
    <w:p w14:paraId="491B1BBD" w14:textId="034488E6" w:rsidR="00AA7E9A" w:rsidRDefault="00AA7E9A" w:rsidP="00AA7E9A">
      <w:pPr>
        <w:spacing w:before="100" w:beforeAutospacing="1" w:after="100" w:afterAutospacing="1" w:line="240" w:lineRule="auto"/>
        <w:ind w:left="720"/>
      </w:pPr>
      <w:r>
        <w:rPr>
          <w:noProof/>
        </w:rPr>
        <w:drawing>
          <wp:inline distT="0" distB="0" distL="0" distR="0" wp14:anchorId="7723879A" wp14:editId="473081C7">
            <wp:extent cx="1523810" cy="819048"/>
            <wp:effectExtent l="0" t="0" r="635" b="635"/>
            <wp:docPr id="57" name="Picture 5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23810" cy="819048"/>
                    </a:xfrm>
                    <a:prstGeom prst="rect">
                      <a:avLst/>
                    </a:prstGeom>
                  </pic:spPr>
                </pic:pic>
              </a:graphicData>
            </a:graphic>
          </wp:inline>
        </w:drawing>
      </w:r>
    </w:p>
    <w:p w14:paraId="77448371" w14:textId="410533CC" w:rsidR="00281B7F" w:rsidRPr="00281B7F" w:rsidRDefault="00281B7F" w:rsidP="00AA7E9A">
      <w:pPr>
        <w:spacing w:before="100" w:beforeAutospacing="1" w:after="100" w:afterAutospacing="1" w:line="240" w:lineRule="auto"/>
        <w:ind w:left="720"/>
        <w:rPr>
          <w:b/>
          <w:i/>
          <w:sz w:val="18"/>
        </w:rPr>
      </w:pPr>
      <w:r w:rsidRPr="00281B7F">
        <w:rPr>
          <w:b/>
          <w:i/>
          <w:sz w:val="18"/>
        </w:rPr>
        <w:t>Figure 2</w:t>
      </w:r>
      <w:r w:rsidR="003B0278">
        <w:rPr>
          <w:b/>
          <w:i/>
          <w:sz w:val="18"/>
        </w:rPr>
        <w:t>6</w:t>
      </w:r>
      <w:r w:rsidRPr="00281B7F">
        <w:rPr>
          <w:b/>
          <w:i/>
          <w:sz w:val="18"/>
        </w:rPr>
        <w:t>: Zoom</w:t>
      </w:r>
      <w:r w:rsidR="00B05BF5">
        <w:rPr>
          <w:b/>
          <w:i/>
          <w:sz w:val="18"/>
        </w:rPr>
        <w:t>ed</w:t>
      </w:r>
      <w:r w:rsidRPr="00281B7F">
        <w:rPr>
          <w:b/>
          <w:i/>
          <w:sz w:val="18"/>
        </w:rPr>
        <w:t xml:space="preserve"> in </w:t>
      </w:r>
      <w:r w:rsidR="00B05BF5">
        <w:rPr>
          <w:b/>
          <w:i/>
          <w:sz w:val="18"/>
        </w:rPr>
        <w:t xml:space="preserve">view of the </w:t>
      </w:r>
      <w:r w:rsidRPr="00281B7F">
        <w:rPr>
          <w:b/>
          <w:i/>
          <w:sz w:val="18"/>
        </w:rPr>
        <w:t>Print this page button for final Application Test Report</w:t>
      </w:r>
    </w:p>
    <w:p w14:paraId="12FC2C08" w14:textId="77777777" w:rsidR="00CA0A8F" w:rsidRDefault="00CA0A8F">
      <w:pPr>
        <w:spacing w:after="0" w:line="240" w:lineRule="auto"/>
      </w:pPr>
      <w:r>
        <w:br w:type="page"/>
      </w:r>
    </w:p>
    <w:p w14:paraId="0D0437B1" w14:textId="27B97441" w:rsidR="00E62912" w:rsidRPr="00E62912" w:rsidRDefault="00E62912" w:rsidP="00E62912">
      <w:pPr>
        <w:pStyle w:val="Heading1"/>
        <w:spacing w:after="240"/>
      </w:pPr>
      <w:bookmarkStart w:id="93" w:name="_Toc31210909"/>
      <w:r>
        <w:lastRenderedPageBreak/>
        <w:t>Appendix A - File Types for ACRT Source Files</w:t>
      </w:r>
      <w:bookmarkEnd w:id="93"/>
    </w:p>
    <w:p w14:paraId="2CE0677C" w14:textId="77777777" w:rsidR="00E62912" w:rsidRDefault="00E62912" w:rsidP="00E62912">
      <w:pPr>
        <w:rPr>
          <w:noProof/>
        </w:rPr>
      </w:pPr>
      <w:r>
        <w:rPr>
          <w:noProof/>
        </w:rPr>
        <w:drawing>
          <wp:inline distT="0" distB="0" distL="0" distR="0" wp14:anchorId="37EEC1D6" wp14:editId="40EE6039">
            <wp:extent cx="1280160" cy="1972953"/>
            <wp:effectExtent l="0" t="0" r="0" b="8255"/>
            <wp:docPr id="32" name="Picture 3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0160" cy="1972953"/>
                    </a:xfrm>
                    <a:prstGeom prst="rect">
                      <a:avLst/>
                    </a:prstGeom>
                  </pic:spPr>
                </pic:pic>
              </a:graphicData>
            </a:graphic>
          </wp:inline>
        </w:drawing>
      </w:r>
      <w:r w:rsidRPr="00AD0678">
        <w:rPr>
          <w:noProof/>
        </w:rPr>
        <w:t xml:space="preserve"> </w:t>
      </w:r>
      <w:r>
        <w:rPr>
          <w:noProof/>
        </w:rPr>
        <w:drawing>
          <wp:inline distT="0" distB="0" distL="0" distR="0" wp14:anchorId="504C7033" wp14:editId="385DCE4C">
            <wp:extent cx="1737360" cy="1186722"/>
            <wp:effectExtent l="0" t="0" r="0" b="0"/>
            <wp:docPr id="33" name="Picture 3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37360" cy="1186722"/>
                    </a:xfrm>
                    <a:prstGeom prst="rect">
                      <a:avLst/>
                    </a:prstGeom>
                  </pic:spPr>
                </pic:pic>
              </a:graphicData>
            </a:graphic>
          </wp:inline>
        </w:drawing>
      </w:r>
    </w:p>
    <w:p w14:paraId="0B7BDAAA" w14:textId="79BB3E64" w:rsidR="00E62912" w:rsidRPr="00036EB6" w:rsidRDefault="00E62912" w:rsidP="00E62912">
      <w:pPr>
        <w:rPr>
          <w:b/>
          <w:i/>
          <w:sz w:val="18"/>
        </w:rPr>
      </w:pPr>
      <w:r w:rsidRPr="00036EB6">
        <w:rPr>
          <w:b/>
          <w:i/>
          <w:noProof/>
          <w:sz w:val="18"/>
        </w:rPr>
        <w:t>Figure 1: ACRT Main Folder and Resource Folder</w:t>
      </w:r>
    </w:p>
    <w:tbl>
      <w:tblPr>
        <w:tblStyle w:val="GridTable4-Accent1"/>
        <w:tblW w:w="5000" w:type="pct"/>
        <w:tblLook w:val="04A0" w:firstRow="1" w:lastRow="0" w:firstColumn="1" w:lastColumn="0" w:noHBand="0" w:noVBand="1"/>
      </w:tblPr>
      <w:tblGrid>
        <w:gridCol w:w="5395"/>
        <w:gridCol w:w="5395"/>
      </w:tblGrid>
      <w:tr w:rsidR="00E62912" w:rsidRPr="003F5516" w14:paraId="392C3808" w14:textId="77777777" w:rsidTr="003F551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00" w:type="pct"/>
          </w:tcPr>
          <w:p w14:paraId="3FC8F5CF" w14:textId="77777777" w:rsidR="00E62912" w:rsidRPr="003F5516" w:rsidRDefault="00E62912" w:rsidP="003F5516">
            <w:pPr>
              <w:pStyle w:val="NoSpacing"/>
              <w:rPr>
                <w:rFonts w:asciiTheme="minorHAnsi" w:hAnsiTheme="minorHAnsi"/>
              </w:rPr>
            </w:pPr>
            <w:commentRangeStart w:id="94"/>
            <w:r w:rsidRPr="003F5516">
              <w:rPr>
                <w:rFonts w:asciiTheme="minorHAnsi" w:hAnsiTheme="minorHAnsi"/>
              </w:rPr>
              <w:t>File Name Type</w:t>
            </w:r>
            <w:commentRangeEnd w:id="94"/>
            <w:r w:rsidR="0014428E">
              <w:rPr>
                <w:rStyle w:val="CommentReference"/>
                <w:rFonts w:asciiTheme="minorHAnsi" w:eastAsiaTheme="minorHAnsi" w:hAnsiTheme="minorHAnsi" w:cstheme="minorBidi"/>
                <w:b w:val="0"/>
                <w:bCs w:val="0"/>
                <w:color w:val="auto"/>
              </w:rPr>
              <w:commentReference w:id="94"/>
            </w:r>
          </w:p>
        </w:tc>
        <w:tc>
          <w:tcPr>
            <w:tcW w:w="2500" w:type="pct"/>
          </w:tcPr>
          <w:p w14:paraId="1B8ADC25" w14:textId="77777777" w:rsidR="00E62912" w:rsidRPr="003F5516" w:rsidRDefault="00E62912" w:rsidP="003F5516">
            <w:pPr>
              <w:pStyle w:val="NoSpacing"/>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F5516">
              <w:rPr>
                <w:rFonts w:asciiTheme="minorHAnsi" w:hAnsiTheme="minorHAnsi"/>
              </w:rPr>
              <w:t xml:space="preserve">File Purpose </w:t>
            </w:r>
          </w:p>
        </w:tc>
      </w:tr>
      <w:tr w:rsidR="00E62912" w:rsidRPr="00E62912" w14:paraId="1A6D7DAD" w14:textId="77777777" w:rsidTr="00E6291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00" w:type="pct"/>
          </w:tcPr>
          <w:p w14:paraId="706E5469" w14:textId="77777777" w:rsidR="00E62912" w:rsidRPr="00E62912" w:rsidRDefault="00E62912" w:rsidP="00E62912">
            <w:pPr>
              <w:spacing w:after="0"/>
            </w:pPr>
            <w:r w:rsidRPr="00E62912">
              <w:t>About.html</w:t>
            </w:r>
          </w:p>
        </w:tc>
        <w:tc>
          <w:tcPr>
            <w:tcW w:w="2500" w:type="pct"/>
          </w:tcPr>
          <w:p w14:paraId="53A92140"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Describes ACRT overview </w:t>
            </w:r>
          </w:p>
        </w:tc>
      </w:tr>
      <w:tr w:rsidR="00E62912" w:rsidRPr="00E62912" w14:paraId="5748844C"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757B1F20" w14:textId="77777777" w:rsidR="00E62912" w:rsidRPr="00E62912" w:rsidRDefault="00E62912" w:rsidP="00E62912">
            <w:pPr>
              <w:spacing w:after="0"/>
            </w:pPr>
            <w:r w:rsidRPr="00E62912">
              <w:t>ACRT_View_webEdit.html</w:t>
            </w:r>
          </w:p>
        </w:tc>
        <w:tc>
          <w:tcPr>
            <w:tcW w:w="2500" w:type="pct"/>
          </w:tcPr>
          <w:p w14:paraId="0F660132"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Used to update or edit test result</w:t>
            </w:r>
          </w:p>
        </w:tc>
      </w:tr>
      <w:tr w:rsidR="00E62912" w:rsidRPr="00E62912" w14:paraId="3410E8D3"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084D1A" w14:textId="77777777" w:rsidR="00E62912" w:rsidRPr="00E62912" w:rsidRDefault="00E62912" w:rsidP="00E62912">
            <w:pPr>
              <w:spacing w:after="0"/>
            </w:pPr>
            <w:r w:rsidRPr="00E62912">
              <w:t>ACRT_View_webReport.html</w:t>
            </w:r>
          </w:p>
        </w:tc>
        <w:tc>
          <w:tcPr>
            <w:tcW w:w="2500" w:type="pct"/>
          </w:tcPr>
          <w:p w14:paraId="1D828ABB"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Used to view test result</w:t>
            </w:r>
          </w:p>
        </w:tc>
      </w:tr>
      <w:tr w:rsidR="00E62912" w:rsidRPr="00E62912" w14:paraId="17D2A0F3"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07C0A5AC" w14:textId="77777777" w:rsidR="00E62912" w:rsidRPr="00E62912" w:rsidRDefault="00E62912" w:rsidP="00E62912">
            <w:pPr>
              <w:spacing w:after="0"/>
            </w:pPr>
            <w:r w:rsidRPr="00E62912">
              <w:t>ACRT_Web_Input_Form.html</w:t>
            </w:r>
          </w:p>
        </w:tc>
        <w:tc>
          <w:tcPr>
            <w:tcW w:w="2500" w:type="pct"/>
          </w:tcPr>
          <w:p w14:paraId="04A061BF"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Used to create test result</w:t>
            </w:r>
          </w:p>
        </w:tc>
      </w:tr>
      <w:tr w:rsidR="00E62912" w:rsidRPr="00E62912" w14:paraId="2CCD2126"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754579" w14:textId="77777777" w:rsidR="00E62912" w:rsidRPr="00E62912" w:rsidRDefault="00E62912" w:rsidP="00E62912">
            <w:pPr>
              <w:spacing w:after="0"/>
            </w:pPr>
            <w:r w:rsidRPr="00E62912">
              <w:t>Help.html</w:t>
            </w:r>
          </w:p>
        </w:tc>
        <w:tc>
          <w:tcPr>
            <w:tcW w:w="2500" w:type="pct"/>
          </w:tcPr>
          <w:p w14:paraId="5BF6F977"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Provides all instructions how to use ACRT</w:t>
            </w:r>
          </w:p>
        </w:tc>
      </w:tr>
      <w:tr w:rsidR="00E62912" w:rsidRPr="00E62912" w14:paraId="0C92C80C"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547D7D41" w14:textId="77777777" w:rsidR="00E62912" w:rsidRPr="00E62912" w:rsidRDefault="00E62912" w:rsidP="00E62912">
            <w:pPr>
              <w:spacing w:after="0"/>
            </w:pPr>
            <w:r w:rsidRPr="00E62912">
              <w:t>Help_Edit.html</w:t>
            </w:r>
          </w:p>
        </w:tc>
        <w:tc>
          <w:tcPr>
            <w:tcW w:w="2500" w:type="pct"/>
          </w:tcPr>
          <w:p w14:paraId="6D3B0745"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instruction for Edit page</w:t>
            </w:r>
          </w:p>
        </w:tc>
      </w:tr>
      <w:tr w:rsidR="00E62912" w:rsidRPr="00E62912" w14:paraId="7CA151DE"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113013" w14:textId="77777777" w:rsidR="00E62912" w:rsidRPr="00E62912" w:rsidRDefault="00E62912" w:rsidP="00E62912">
            <w:pPr>
              <w:spacing w:after="0"/>
            </w:pPr>
            <w:r w:rsidRPr="00E62912">
              <w:t>Help_Input.html</w:t>
            </w:r>
          </w:p>
        </w:tc>
        <w:tc>
          <w:tcPr>
            <w:tcW w:w="2500" w:type="pct"/>
          </w:tcPr>
          <w:p w14:paraId="0C6E4031"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Provides instruction for Create page</w:t>
            </w:r>
          </w:p>
        </w:tc>
      </w:tr>
      <w:tr w:rsidR="00E62912" w:rsidRPr="00E62912" w14:paraId="49E97D92"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53CEA915" w14:textId="77777777" w:rsidR="00E62912" w:rsidRPr="00E62912" w:rsidRDefault="00E62912" w:rsidP="00E62912">
            <w:pPr>
              <w:spacing w:after="0"/>
            </w:pPr>
            <w:r w:rsidRPr="00E62912">
              <w:t>Help_Report.html</w:t>
            </w:r>
          </w:p>
        </w:tc>
        <w:tc>
          <w:tcPr>
            <w:tcW w:w="2500" w:type="pct"/>
          </w:tcPr>
          <w:p w14:paraId="3A397926"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instruction for Report page</w:t>
            </w:r>
          </w:p>
        </w:tc>
      </w:tr>
      <w:tr w:rsidR="00E62912" w:rsidRPr="00E62912" w14:paraId="7103CE82"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D8330EB" w14:textId="77777777" w:rsidR="00E62912" w:rsidRPr="00E62912" w:rsidRDefault="00E62912" w:rsidP="00E62912">
            <w:pPr>
              <w:spacing w:after="0"/>
            </w:pPr>
            <w:r w:rsidRPr="00E62912">
              <w:t>Index.html</w:t>
            </w:r>
          </w:p>
        </w:tc>
        <w:tc>
          <w:tcPr>
            <w:tcW w:w="2500" w:type="pct"/>
          </w:tcPr>
          <w:p w14:paraId="4CF869E8"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This is landing page for this tool</w:t>
            </w:r>
          </w:p>
        </w:tc>
      </w:tr>
      <w:tr w:rsidR="00E62912" w:rsidRPr="00E62912" w14:paraId="3792A1C5"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3A163A47" w14:textId="77777777" w:rsidR="00E62912" w:rsidRPr="00E62912" w:rsidRDefault="00E62912" w:rsidP="00E62912">
            <w:pPr>
              <w:spacing w:after="0"/>
            </w:pPr>
            <w:r w:rsidRPr="00E62912">
              <w:t>LICENSE.html</w:t>
            </w:r>
          </w:p>
        </w:tc>
        <w:tc>
          <w:tcPr>
            <w:tcW w:w="2500" w:type="pct"/>
          </w:tcPr>
          <w:p w14:paraId="01C682C0"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ACRT license in html format</w:t>
            </w:r>
          </w:p>
        </w:tc>
      </w:tr>
      <w:tr w:rsidR="00E62912" w:rsidRPr="00E62912" w14:paraId="7BDB84C8"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F54C7E1" w14:textId="77777777" w:rsidR="00E62912" w:rsidRPr="00E62912" w:rsidRDefault="00E62912" w:rsidP="00E62912">
            <w:pPr>
              <w:spacing w:after="0"/>
            </w:pPr>
            <w:r w:rsidRPr="00E62912">
              <w:t>LICENSE.md</w:t>
            </w:r>
          </w:p>
        </w:tc>
        <w:tc>
          <w:tcPr>
            <w:tcW w:w="2500" w:type="pct"/>
          </w:tcPr>
          <w:p w14:paraId="4284CDE4" w14:textId="18B33FB2"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ACRT license</w:t>
            </w:r>
            <w:r w:rsidR="00E86246">
              <w:t xml:space="preserve"> in text</w:t>
            </w:r>
          </w:p>
        </w:tc>
      </w:tr>
      <w:tr w:rsidR="00E62912" w:rsidRPr="00E62912" w14:paraId="0CE9EB14"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2F81EE82" w14:textId="77777777" w:rsidR="00E62912" w:rsidRPr="00E62912" w:rsidRDefault="00E62912" w:rsidP="00E62912">
            <w:pPr>
              <w:spacing w:after="0"/>
            </w:pPr>
            <w:r w:rsidRPr="00E62912">
              <w:t>README.md</w:t>
            </w:r>
          </w:p>
        </w:tc>
        <w:tc>
          <w:tcPr>
            <w:tcW w:w="2500" w:type="pct"/>
          </w:tcPr>
          <w:p w14:paraId="26A7C2D3"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overview how to use this tool</w:t>
            </w:r>
          </w:p>
        </w:tc>
      </w:tr>
      <w:tr w:rsidR="00E62912" w:rsidRPr="00E62912" w14:paraId="5B8863FC"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EC0A41" w14:textId="0B9F123E" w:rsidR="00E62912" w:rsidRPr="00E62912" w:rsidRDefault="00DF7381" w:rsidP="00E62912">
            <w:pPr>
              <w:spacing w:after="0"/>
            </w:pPr>
            <w:proofErr w:type="spellStart"/>
            <w:r w:rsidRPr="00DF7381">
              <w:t>ACRTTrainingManual</w:t>
            </w:r>
            <w:proofErr w:type="spellEnd"/>
          </w:p>
        </w:tc>
        <w:tc>
          <w:tcPr>
            <w:tcW w:w="2500" w:type="pct"/>
          </w:tcPr>
          <w:p w14:paraId="6E5204A0"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Detail instruction how to use this tool </w:t>
            </w:r>
          </w:p>
        </w:tc>
      </w:tr>
      <w:tr w:rsidR="00E62912" w:rsidRPr="00E62912" w14:paraId="3C683126"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1A70B01D" w14:textId="77777777" w:rsidR="00E62912" w:rsidRPr="00E62912" w:rsidRDefault="00E62912" w:rsidP="00E62912">
            <w:pPr>
              <w:spacing w:after="0"/>
            </w:pPr>
            <w:proofErr w:type="spellStart"/>
            <w:r w:rsidRPr="00E62912">
              <w:t>SuccessCriteria.JSON</w:t>
            </w:r>
            <w:proofErr w:type="spellEnd"/>
          </w:p>
        </w:tc>
        <w:tc>
          <w:tcPr>
            <w:tcW w:w="2500" w:type="pct"/>
          </w:tcPr>
          <w:p w14:paraId="7020FBC9"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 xml:space="preserve">It has all the information users need to conduct test. </w:t>
            </w:r>
          </w:p>
        </w:tc>
      </w:tr>
      <w:tr w:rsidR="00E62912" w:rsidRPr="00E62912" w14:paraId="14EB25EF"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3264A3" w14:textId="77777777" w:rsidR="00E62912" w:rsidRPr="00E62912" w:rsidRDefault="00E62912" w:rsidP="00E62912">
            <w:pPr>
              <w:spacing w:after="0"/>
            </w:pPr>
            <w:r w:rsidRPr="00E62912">
              <w:t>Trusted_Tester_v5.0.docx</w:t>
            </w:r>
          </w:p>
        </w:tc>
        <w:tc>
          <w:tcPr>
            <w:tcW w:w="2500" w:type="pct"/>
          </w:tcPr>
          <w:p w14:paraId="1C4B6EEC"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Detail Section 508 test process</w:t>
            </w:r>
          </w:p>
        </w:tc>
      </w:tr>
      <w:tr w:rsidR="00E62912" w:rsidRPr="00E62912" w14:paraId="1E2102CB"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1C1AFF45" w14:textId="77777777" w:rsidR="00E62912" w:rsidRPr="00E62912" w:rsidRDefault="00E62912" w:rsidP="00E62912">
            <w:pPr>
              <w:spacing w:after="0"/>
            </w:pPr>
            <w:r w:rsidRPr="00E62912">
              <w:t>WCAG 2.0 Impact Statements.docx</w:t>
            </w:r>
          </w:p>
        </w:tc>
        <w:tc>
          <w:tcPr>
            <w:tcW w:w="2500" w:type="pct"/>
          </w:tcPr>
          <w:p w14:paraId="52BFAB71"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 xml:space="preserve">Describes type of disability and group impacted. </w:t>
            </w:r>
          </w:p>
        </w:tc>
      </w:tr>
      <w:tr w:rsidR="00E62912" w:rsidRPr="00E62912" w14:paraId="12EC5BD9"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374D912" w14:textId="77777777" w:rsidR="00E62912" w:rsidRPr="00E62912" w:rsidRDefault="00E62912" w:rsidP="00E62912">
            <w:pPr>
              <w:spacing w:after="0"/>
            </w:pPr>
            <w:r w:rsidRPr="00E62912">
              <w:t>Acr.pdf</w:t>
            </w:r>
          </w:p>
        </w:tc>
        <w:tc>
          <w:tcPr>
            <w:tcW w:w="2500" w:type="pct"/>
          </w:tcPr>
          <w:p w14:paraId="64B871A3"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Accessibility Conformance Report </w:t>
            </w:r>
          </w:p>
        </w:tc>
      </w:tr>
    </w:tbl>
    <w:p w14:paraId="509D9B7E" w14:textId="77777777" w:rsidR="00E62912" w:rsidRDefault="00E62912" w:rsidP="00CA0A8F">
      <w:pPr>
        <w:pStyle w:val="Heading1"/>
      </w:pPr>
    </w:p>
    <w:p w14:paraId="7A8938F3" w14:textId="77777777" w:rsidR="00E62912" w:rsidRDefault="00E62912">
      <w:pPr>
        <w:spacing w:after="0" w:line="240" w:lineRule="auto"/>
        <w:rPr>
          <w:rFonts w:eastAsia="Times New Roman"/>
          <w:b/>
          <w:bCs/>
          <w:color w:val="365F91"/>
          <w:sz w:val="28"/>
          <w:szCs w:val="28"/>
          <w:lang w:bidi="en-US"/>
        </w:rPr>
      </w:pPr>
      <w:r>
        <w:br w:type="page"/>
      </w:r>
    </w:p>
    <w:p w14:paraId="18472CB8" w14:textId="6C46FD29" w:rsidR="00CA0A8F" w:rsidRDefault="00CA0A8F" w:rsidP="00CA0A8F">
      <w:pPr>
        <w:pStyle w:val="Heading1"/>
      </w:pPr>
      <w:bookmarkStart w:id="96" w:name="_Toc31210910"/>
      <w:r>
        <w:lastRenderedPageBreak/>
        <w:t xml:space="preserve">Appendix </w:t>
      </w:r>
      <w:r w:rsidR="00E62912">
        <w:t>B</w:t>
      </w:r>
      <w:r w:rsidR="003F5516">
        <w:t xml:space="preserve"> -  Advance User</w:t>
      </w:r>
      <w:r w:rsidR="00E62912">
        <w:t xml:space="preserve"> Support</w:t>
      </w:r>
      <w:bookmarkEnd w:id="96"/>
    </w:p>
    <w:p w14:paraId="7A60758B" w14:textId="424626B1" w:rsidR="00724D47" w:rsidRDefault="00724D47" w:rsidP="00823B02">
      <w:pPr>
        <w:pStyle w:val="Heading2"/>
      </w:pPr>
      <w:bookmarkStart w:id="97" w:name="_Toc31210911"/>
      <w:r>
        <w:t>Introduction to JSON</w:t>
      </w:r>
      <w:bookmarkEnd w:id="97"/>
    </w:p>
    <w:p w14:paraId="3D8A98BC" w14:textId="44895A47" w:rsidR="00724D47" w:rsidRDefault="008130CC" w:rsidP="00724D47">
      <w:r w:rsidRPr="008130CC">
        <w:t>When ex</w:t>
      </w:r>
      <w:r w:rsidR="00880679">
        <w:t>changing data between</w:t>
      </w:r>
      <w:r w:rsidR="00CA0A8F">
        <w:t xml:space="preserve"> browser-</w:t>
      </w:r>
      <w:r w:rsidRPr="008130CC">
        <w:t>based app</w:t>
      </w:r>
      <w:r>
        <w:t>lication</w:t>
      </w:r>
      <w:r w:rsidR="00CA0A8F">
        <w:t>s</w:t>
      </w:r>
      <w:r w:rsidR="00880679">
        <w:t>, the data can</w:t>
      </w:r>
      <w:r w:rsidRPr="008130CC">
        <w:t xml:space="preserve"> be text.</w:t>
      </w:r>
      <w:r>
        <w:t xml:space="preserve"> </w:t>
      </w:r>
      <w:r w:rsidR="00724D47" w:rsidRPr="0073368F">
        <w:t xml:space="preserve">JavaScript Object Notation (JSON) is </w:t>
      </w:r>
      <w:r w:rsidR="00724D47">
        <w:t>a standard text-based format</w:t>
      </w:r>
      <w:r w:rsidR="00724D47" w:rsidRPr="0073368F">
        <w:t xml:space="preserve"> representing structured data based on JavaScript object syntax.</w:t>
      </w:r>
      <w:r w:rsidR="00724D47">
        <w:t xml:space="preserve"> </w:t>
      </w:r>
      <w:r w:rsidR="00CA0A8F">
        <w:t xml:space="preserve">The Office of Accessible Systems and Technology (OAST) </w:t>
      </w:r>
      <w:r w:rsidR="00724D47">
        <w:t>uses the JSON file to populate the ACRT with Baseline elements. Most commonly it is used to transmit data in web applications (e.g., sending data from ACRT to display Application Test Results in HTML format on a web page).</w:t>
      </w:r>
    </w:p>
    <w:p w14:paraId="09122F74" w14:textId="2D77165A" w:rsidR="00724D47" w:rsidRPr="006720C7" w:rsidRDefault="00724D47" w:rsidP="00C45678">
      <w:pPr>
        <w:pStyle w:val="Heading3"/>
      </w:pPr>
      <w:bookmarkStart w:id="98" w:name="_Toc31210912"/>
      <w:r w:rsidRPr="006720C7">
        <w:t>JSON</w:t>
      </w:r>
      <w:r>
        <w:t xml:space="preserve"> File</w:t>
      </w:r>
      <w:r w:rsidRPr="006720C7">
        <w:t xml:space="preserve"> Structure</w:t>
      </w:r>
      <w:bookmarkEnd w:id="98"/>
      <w:r w:rsidR="008130CC">
        <w:t xml:space="preserve"> </w:t>
      </w:r>
    </w:p>
    <w:p w14:paraId="19B32FBD" w14:textId="55118EA9" w:rsidR="00724D47" w:rsidRDefault="00C45678" w:rsidP="00C45678">
      <w:pPr>
        <w:jc w:val="center"/>
      </w:pPr>
      <w:r w:rsidRPr="00C45678">
        <w:rPr>
          <w:noProof/>
        </w:rPr>
        <w:t xml:space="preserve"> </w:t>
      </w:r>
      <w:r>
        <w:rPr>
          <w:noProof/>
        </w:rPr>
        <w:drawing>
          <wp:inline distT="0" distB="0" distL="0" distR="0" wp14:anchorId="03558A4F" wp14:editId="173C25F3">
            <wp:extent cx="3749040" cy="2096304"/>
            <wp:effectExtent l="0" t="0" r="3810" b="0"/>
            <wp:docPr id="1" name="Picture 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9040" cy="2096304"/>
                    </a:xfrm>
                    <a:prstGeom prst="rect">
                      <a:avLst/>
                    </a:prstGeom>
                  </pic:spPr>
                </pic:pic>
              </a:graphicData>
            </a:graphic>
          </wp:inline>
        </w:drawing>
      </w:r>
    </w:p>
    <w:p w14:paraId="0A3B1ACA" w14:textId="15AA295D" w:rsidR="00724D47" w:rsidRPr="00036EB6" w:rsidRDefault="00724D47" w:rsidP="00C45678">
      <w:pPr>
        <w:jc w:val="center"/>
        <w:rPr>
          <w:b/>
          <w:i/>
          <w:sz w:val="18"/>
        </w:rPr>
      </w:pPr>
      <w:r w:rsidRPr="00036EB6">
        <w:rPr>
          <w:b/>
          <w:i/>
          <w:sz w:val="18"/>
        </w:rPr>
        <w:t>Fig</w:t>
      </w:r>
      <w:r w:rsidR="00036EB6">
        <w:rPr>
          <w:b/>
          <w:i/>
          <w:sz w:val="18"/>
        </w:rPr>
        <w:t xml:space="preserve">ure </w:t>
      </w:r>
      <w:r w:rsidRPr="00036EB6">
        <w:rPr>
          <w:b/>
          <w:i/>
          <w:sz w:val="18"/>
        </w:rPr>
        <w:t xml:space="preserve">1: </w:t>
      </w:r>
      <w:r w:rsidR="008130CC" w:rsidRPr="00036EB6">
        <w:rPr>
          <w:b/>
          <w:i/>
          <w:sz w:val="18"/>
        </w:rPr>
        <w:t>Sample JSON file with property</w:t>
      </w:r>
      <w:r w:rsidR="00CE08AE">
        <w:rPr>
          <w:b/>
          <w:i/>
          <w:sz w:val="18"/>
        </w:rPr>
        <w:t xml:space="preserve"> and</w:t>
      </w:r>
      <w:r w:rsidR="00075C09">
        <w:rPr>
          <w:b/>
          <w:i/>
          <w:sz w:val="18"/>
        </w:rPr>
        <w:t xml:space="preserve"> value attribute </w:t>
      </w:r>
      <w:r w:rsidR="00AD0678" w:rsidRPr="00036EB6">
        <w:rPr>
          <w:b/>
          <w:i/>
          <w:sz w:val="18"/>
        </w:rPr>
        <w:t>highlighted</w:t>
      </w:r>
    </w:p>
    <w:p w14:paraId="73F98062" w14:textId="7A75046B" w:rsidR="0029751A" w:rsidRDefault="0029751A" w:rsidP="00DD73BC">
      <w:pPr>
        <w:spacing w:before="100" w:beforeAutospacing="1" w:after="100" w:afterAutospacing="1" w:line="240" w:lineRule="auto"/>
      </w:pPr>
      <w:r>
        <w:t xml:space="preserve">Test conditions can be modified in </w:t>
      </w:r>
      <w:r w:rsidR="0089217E">
        <w:t xml:space="preserve">the </w:t>
      </w:r>
      <w:r>
        <w:t xml:space="preserve">local JSON file based on different user’s needs.  </w:t>
      </w:r>
      <w:r w:rsidR="00DD73BC">
        <w:t xml:space="preserve">Overall, </w:t>
      </w:r>
      <w:r w:rsidR="00C45678">
        <w:t xml:space="preserve">the </w:t>
      </w:r>
      <w:r w:rsidR="00DD73BC">
        <w:t>c</w:t>
      </w:r>
      <w:r>
        <w:t xml:space="preserve">ontent in the tool is dynamically generated based on information fed from </w:t>
      </w:r>
      <w:r w:rsidR="0089217E">
        <w:t xml:space="preserve">the </w:t>
      </w:r>
      <w:r>
        <w:t xml:space="preserve">JSON file. </w:t>
      </w:r>
    </w:p>
    <w:p w14:paraId="5050EAFF" w14:textId="2DEFCE9D" w:rsidR="00724D47" w:rsidRDefault="0029751A" w:rsidP="0029751A">
      <w:pPr>
        <w:pStyle w:val="Heading2"/>
      </w:pPr>
      <w:bookmarkStart w:id="99" w:name="_Toc31210913"/>
      <w:r>
        <w:t>How to Manipulate JSON File</w:t>
      </w:r>
      <w:bookmarkEnd w:id="99"/>
    </w:p>
    <w:p w14:paraId="0F9B2B28" w14:textId="77777777" w:rsidR="00DD73BC" w:rsidRDefault="00724D47" w:rsidP="00DD73BC">
      <w:pPr>
        <w:pStyle w:val="ListParagraph"/>
        <w:numPr>
          <w:ilvl w:val="0"/>
          <w:numId w:val="23"/>
        </w:numPr>
        <w:spacing w:before="100" w:beforeAutospacing="1" w:after="100" w:afterAutospacing="1" w:line="240" w:lineRule="auto"/>
      </w:pPr>
      <w:r>
        <w:t>Open ‘</w:t>
      </w:r>
      <w:proofErr w:type="spellStart"/>
      <w:r w:rsidRPr="00724D47">
        <w:t>SuccessCriteria</w:t>
      </w:r>
      <w:r>
        <w:t>.JSON</w:t>
      </w:r>
      <w:proofErr w:type="spellEnd"/>
      <w:r>
        <w:t xml:space="preserve">’ file. </w:t>
      </w:r>
    </w:p>
    <w:p w14:paraId="5CDDEF42" w14:textId="4B301B7B" w:rsidR="006C4567" w:rsidRDefault="006C4567" w:rsidP="00DD73BC">
      <w:pPr>
        <w:pStyle w:val="ListParagraph"/>
        <w:numPr>
          <w:ilvl w:val="0"/>
          <w:numId w:val="23"/>
        </w:numPr>
        <w:spacing w:before="100" w:beforeAutospacing="1" w:after="100" w:afterAutospacing="1" w:line="240" w:lineRule="auto"/>
      </w:pPr>
      <w:r>
        <w:t xml:space="preserve">Go to “Tester” section of JSON file. </w:t>
      </w:r>
    </w:p>
    <w:p w14:paraId="50F39D8C" w14:textId="4FF23C56" w:rsidR="00DD73BC" w:rsidRDefault="006C4567" w:rsidP="00DD73BC">
      <w:pPr>
        <w:spacing w:before="100" w:beforeAutospacing="1" w:after="100" w:afterAutospacing="1" w:line="240" w:lineRule="auto"/>
        <w:ind w:left="720"/>
      </w:pPr>
      <w:r>
        <w:rPr>
          <w:noProof/>
        </w:rPr>
        <w:drawing>
          <wp:inline distT="0" distB="0" distL="0" distR="0" wp14:anchorId="0AF32896" wp14:editId="4EC32B6D">
            <wp:extent cx="2133600" cy="1400175"/>
            <wp:effectExtent l="0" t="0" r="0" b="9525"/>
            <wp:docPr id="14" name="Picture 1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33600" cy="1400175"/>
                    </a:xfrm>
                    <a:prstGeom prst="rect">
                      <a:avLst/>
                    </a:prstGeom>
                  </pic:spPr>
                </pic:pic>
              </a:graphicData>
            </a:graphic>
          </wp:inline>
        </w:drawing>
      </w:r>
    </w:p>
    <w:p w14:paraId="1B017E12" w14:textId="7875FF82" w:rsidR="00C45678" w:rsidRPr="00DC4CD5" w:rsidRDefault="00C45678" w:rsidP="00DD73BC">
      <w:pPr>
        <w:spacing w:before="100" w:beforeAutospacing="1" w:after="100" w:afterAutospacing="1" w:line="240" w:lineRule="auto"/>
        <w:ind w:left="720"/>
        <w:rPr>
          <w:b/>
          <w:i/>
          <w:sz w:val="18"/>
        </w:rPr>
      </w:pPr>
      <w:r w:rsidRPr="00DC4CD5">
        <w:rPr>
          <w:b/>
          <w:i/>
          <w:sz w:val="18"/>
        </w:rPr>
        <w:t xml:space="preserve">Figure 2: </w:t>
      </w:r>
      <w:r w:rsidR="00AD0678" w:rsidRPr="00DC4CD5">
        <w:rPr>
          <w:b/>
          <w:i/>
          <w:sz w:val="18"/>
        </w:rPr>
        <w:t>Samp</w:t>
      </w:r>
      <w:r w:rsidRPr="00DC4CD5">
        <w:rPr>
          <w:b/>
          <w:i/>
          <w:sz w:val="18"/>
        </w:rPr>
        <w:t>le of Tester section of JSON file</w:t>
      </w:r>
    </w:p>
    <w:p w14:paraId="41706D38" w14:textId="2BF42312" w:rsidR="006C4567" w:rsidRDefault="00C45678" w:rsidP="00DD73BC">
      <w:pPr>
        <w:pStyle w:val="ListParagraph"/>
        <w:numPr>
          <w:ilvl w:val="0"/>
          <w:numId w:val="23"/>
        </w:numPr>
        <w:spacing w:before="100" w:beforeAutospacing="1" w:after="100" w:afterAutospacing="1" w:line="240" w:lineRule="auto"/>
      </w:pPr>
      <w:r>
        <w:t>Only u</w:t>
      </w:r>
      <w:r w:rsidR="006C4567">
        <w:t xml:space="preserve">pdate </w:t>
      </w:r>
      <w:r w:rsidR="00DD73BC">
        <w:t xml:space="preserve">the </w:t>
      </w:r>
      <w:r w:rsidR="006C4567">
        <w:t>values</w:t>
      </w:r>
      <w:r w:rsidR="00DD73BC">
        <w:t xml:space="preserve"> </w:t>
      </w:r>
      <w:proofErr w:type="gramStart"/>
      <w:r w:rsidR="00DD73BC">
        <w:t>(“ “</w:t>
      </w:r>
      <w:proofErr w:type="gramEnd"/>
      <w:r w:rsidR="00DD73BC">
        <w:t>) for different properties.</w:t>
      </w:r>
      <w:r>
        <w:t xml:space="preserve"> </w:t>
      </w:r>
      <w:r w:rsidRPr="00C45678">
        <w:rPr>
          <w:b/>
        </w:rPr>
        <w:t>DO NOT</w:t>
      </w:r>
      <w:r>
        <w:t xml:space="preserve"> modify the property.</w:t>
      </w:r>
    </w:p>
    <w:p w14:paraId="1FFB897A" w14:textId="77777777" w:rsidR="00DD73BC" w:rsidRDefault="00DD73BC" w:rsidP="00DD73BC">
      <w:pPr>
        <w:pStyle w:val="Heading2"/>
      </w:pPr>
      <w:bookmarkStart w:id="100" w:name="_Toc31210914"/>
      <w:r>
        <w:lastRenderedPageBreak/>
        <w:t>How to Update Test Conditions</w:t>
      </w:r>
      <w:bookmarkEnd w:id="100"/>
    </w:p>
    <w:p w14:paraId="2CEAE8B1" w14:textId="0DA26BB8" w:rsidR="00DA5361" w:rsidRDefault="00784BE8" w:rsidP="00DD73BC">
      <w:pPr>
        <w:spacing w:before="100" w:beforeAutospacing="1" w:after="100" w:afterAutospacing="1" w:line="240" w:lineRule="auto"/>
      </w:pPr>
      <w:r>
        <w:t>If you follow dif</w:t>
      </w:r>
      <w:r w:rsidR="00DD73BC">
        <w:t>ferent test processes other than Trusted Tester,</w:t>
      </w:r>
      <w:r>
        <w:t xml:space="preserve"> you can change test condition</w:t>
      </w:r>
      <w:r w:rsidR="00DD73BC">
        <w:t>s in the ‘</w:t>
      </w:r>
      <w:proofErr w:type="spellStart"/>
      <w:proofErr w:type="gramStart"/>
      <w:r w:rsidR="00DD73BC">
        <w:t>successcriteria.json</w:t>
      </w:r>
      <w:proofErr w:type="spellEnd"/>
      <w:proofErr w:type="gramEnd"/>
      <w:r w:rsidR="00DD73BC">
        <w:t>’ file as</w:t>
      </w:r>
      <w:r>
        <w:t xml:space="preserve"> need</w:t>
      </w:r>
      <w:r w:rsidR="00DD73BC">
        <w:t>ed</w:t>
      </w:r>
      <w:r w:rsidR="00C45678">
        <w:t xml:space="preserve"> by updating the </w:t>
      </w:r>
      <w:r w:rsidR="004773F0">
        <w:t>values for propertie</w:t>
      </w:r>
      <w:r w:rsidR="00C45678">
        <w:t>s</w:t>
      </w:r>
      <w:r w:rsidR="004773F0">
        <w:t xml:space="preserve">. </w:t>
      </w:r>
    </w:p>
    <w:p w14:paraId="2578F431" w14:textId="77FE5E6D" w:rsidR="00DA5361" w:rsidRDefault="00E24E80" w:rsidP="0089217E">
      <w:pPr>
        <w:spacing w:before="100" w:beforeAutospacing="1" w:after="100" w:afterAutospacing="1" w:line="240" w:lineRule="auto"/>
      </w:pPr>
      <w:r>
        <w:rPr>
          <w:noProof/>
        </w:rPr>
        <w:drawing>
          <wp:inline distT="0" distB="0" distL="0" distR="0" wp14:anchorId="74796552" wp14:editId="27AD5F5D">
            <wp:extent cx="6949440" cy="1346500"/>
            <wp:effectExtent l="0" t="0" r="3810" b="6350"/>
            <wp:docPr id="6" name="Picture 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49440" cy="1346500"/>
                    </a:xfrm>
                    <a:prstGeom prst="rect">
                      <a:avLst/>
                    </a:prstGeom>
                  </pic:spPr>
                </pic:pic>
              </a:graphicData>
            </a:graphic>
          </wp:inline>
        </w:drawing>
      </w:r>
    </w:p>
    <w:p w14:paraId="61994EF8" w14:textId="574FB57F" w:rsidR="00AD0678" w:rsidRPr="00036EB6" w:rsidRDefault="00AD0678" w:rsidP="00AD0678">
      <w:pPr>
        <w:spacing w:before="100" w:beforeAutospacing="1" w:after="100" w:afterAutospacing="1" w:line="240" w:lineRule="auto"/>
        <w:ind w:left="720"/>
        <w:jc w:val="center"/>
        <w:rPr>
          <w:b/>
          <w:i/>
          <w:sz w:val="18"/>
        </w:rPr>
      </w:pPr>
      <w:r w:rsidRPr="00036EB6">
        <w:rPr>
          <w:b/>
          <w:i/>
          <w:sz w:val="18"/>
        </w:rPr>
        <w:t>Figure 3: Sample JSON file highlighting Criteria ID property to replace 2.2.2 test condition value</w:t>
      </w:r>
    </w:p>
    <w:p w14:paraId="3EA22BC6" w14:textId="5ECA20B4" w:rsidR="004773F0" w:rsidRDefault="00AD0678" w:rsidP="00AD0678">
      <w:pPr>
        <w:spacing w:before="100" w:beforeAutospacing="1" w:after="100" w:afterAutospacing="1" w:line="240" w:lineRule="auto"/>
      </w:pPr>
      <w:r>
        <w:t>In the above example, the test condition can be replaced by a test condition or process you are using for the Criteria ID property.</w:t>
      </w:r>
      <w:r w:rsidR="004773F0">
        <w:t xml:space="preserve"> </w:t>
      </w:r>
    </w:p>
    <w:p w14:paraId="30F011AD" w14:textId="3B75E055" w:rsidR="007565DB" w:rsidRDefault="00AD0678" w:rsidP="00AD0678">
      <w:pPr>
        <w:pStyle w:val="Heading2"/>
      </w:pPr>
      <w:bookmarkStart w:id="101" w:name="_Toc31210915"/>
      <w:r>
        <w:t>Updating Drop</w:t>
      </w:r>
      <w:r w:rsidR="00E62912">
        <w:t>-d</w:t>
      </w:r>
      <w:r>
        <w:t>own Menu O</w:t>
      </w:r>
      <w:r w:rsidR="007565DB" w:rsidRPr="00AD0678">
        <w:t>ption</w:t>
      </w:r>
      <w:bookmarkEnd w:id="101"/>
      <w:r w:rsidR="007565DB">
        <w:t xml:space="preserve"> </w:t>
      </w:r>
    </w:p>
    <w:p w14:paraId="06532A0B" w14:textId="6EB2D9AB" w:rsidR="007565DB" w:rsidRDefault="007565DB" w:rsidP="00AD0678">
      <w:pPr>
        <w:spacing w:before="100" w:beforeAutospacing="1" w:after="100" w:afterAutospacing="1" w:line="240" w:lineRule="auto"/>
      </w:pPr>
      <w:r>
        <w:t xml:space="preserve">Different test conditions have </w:t>
      </w:r>
      <w:r w:rsidR="00AD0678">
        <w:t>different dropdown menu options. Please use this</w:t>
      </w:r>
      <w:r w:rsidR="00FF39BA">
        <w:t xml:space="preserve"> reference to </w:t>
      </w:r>
      <w:r>
        <w:t xml:space="preserve">update “OptMenu1” property accordingly. </w:t>
      </w:r>
    </w:p>
    <w:p w14:paraId="4BE57C17" w14:textId="43A664F5" w:rsidR="007565DB" w:rsidRDefault="007565DB" w:rsidP="00AD0678">
      <w:pPr>
        <w:spacing w:before="100" w:beforeAutospacing="1" w:after="100" w:afterAutospacing="1" w:line="240" w:lineRule="auto"/>
      </w:pPr>
      <w:r w:rsidRPr="00E62912">
        <w:rPr>
          <w:b/>
        </w:rPr>
        <w:t>menu1:</w:t>
      </w:r>
      <w:r>
        <w:t xml:space="preserve">  </w:t>
      </w:r>
      <w:r w:rsidRPr="007565DB">
        <w:t>'Does Not Apply'</w:t>
      </w:r>
      <w:r>
        <w:t xml:space="preserve"> &amp; </w:t>
      </w:r>
      <w:r w:rsidRPr="007565DB">
        <w:t>'Not Tested'</w:t>
      </w:r>
      <w:r>
        <w:t>.</w:t>
      </w:r>
    </w:p>
    <w:p w14:paraId="1FB9B511" w14:textId="65492F3F" w:rsidR="007565DB" w:rsidRDefault="007565DB" w:rsidP="00AD0678">
      <w:pPr>
        <w:spacing w:before="100" w:beforeAutospacing="1" w:after="100" w:afterAutospacing="1" w:line="240" w:lineRule="auto"/>
      </w:pPr>
      <w:r w:rsidRPr="00E62912">
        <w:rPr>
          <w:b/>
        </w:rPr>
        <w:t>menu2:</w:t>
      </w:r>
      <w:r>
        <w:t xml:space="preserve"> </w:t>
      </w:r>
      <w:r w:rsidRPr="007565DB">
        <w:t>'Pass'</w:t>
      </w:r>
      <w:r>
        <w:t xml:space="preserve">, </w:t>
      </w:r>
      <w:r w:rsidRPr="007565DB">
        <w:t>'Fail'</w:t>
      </w:r>
      <w:r>
        <w:t xml:space="preserve"> &amp; </w:t>
      </w:r>
      <w:r w:rsidRPr="007565DB">
        <w:t>'Does Not Apply'</w:t>
      </w:r>
      <w:r>
        <w:t>.</w:t>
      </w:r>
    </w:p>
    <w:p w14:paraId="15EB85CC" w14:textId="0E657514" w:rsidR="007565DB" w:rsidRDefault="007565DB" w:rsidP="00AD0678">
      <w:pPr>
        <w:spacing w:before="100" w:beforeAutospacing="1" w:after="100" w:afterAutospacing="1" w:line="240" w:lineRule="auto"/>
      </w:pPr>
      <w:r w:rsidRPr="00E62912">
        <w:rPr>
          <w:b/>
        </w:rPr>
        <w:t>menu3:</w:t>
      </w:r>
      <w:r>
        <w:t xml:space="preserve"> </w:t>
      </w:r>
      <w:r w:rsidRPr="007565DB">
        <w:t>'Pass'</w:t>
      </w:r>
      <w:r>
        <w:t xml:space="preserve"> &amp; </w:t>
      </w:r>
      <w:r w:rsidRPr="007565DB">
        <w:t>'Does Not Apply'</w:t>
      </w:r>
      <w:r>
        <w:t>.</w:t>
      </w:r>
    </w:p>
    <w:p w14:paraId="59D0AC08" w14:textId="00927A2B" w:rsidR="007565DB" w:rsidRDefault="007565DB" w:rsidP="00AD0678">
      <w:pPr>
        <w:spacing w:before="100" w:beforeAutospacing="1" w:after="100" w:afterAutospacing="1" w:line="240" w:lineRule="auto"/>
      </w:pPr>
      <w:r w:rsidRPr="00E62912">
        <w:rPr>
          <w:b/>
        </w:rPr>
        <w:t>menu4:</w:t>
      </w:r>
      <w:r>
        <w:t xml:space="preserve"> </w:t>
      </w:r>
      <w:r w:rsidRPr="007565DB">
        <w:t>'Does Not Apply'</w:t>
      </w:r>
      <w:r>
        <w:t>.</w:t>
      </w:r>
    </w:p>
    <w:p w14:paraId="61BD0153" w14:textId="25C183B7" w:rsidR="00AD0678" w:rsidRPr="00E62912" w:rsidRDefault="007565DB" w:rsidP="00E62912">
      <w:pPr>
        <w:spacing w:before="100" w:beforeAutospacing="1" w:after="100" w:afterAutospacing="1" w:line="240" w:lineRule="auto"/>
      </w:pPr>
      <w:r w:rsidRPr="00E62912">
        <w:rPr>
          <w:b/>
        </w:rPr>
        <w:t>menu5:</w:t>
      </w:r>
      <w:r>
        <w:t xml:space="preserve"> </w:t>
      </w:r>
      <w:r w:rsidRPr="007565DB">
        <w:t>'Pass'</w:t>
      </w:r>
      <w:r>
        <w:t xml:space="preserve"> &amp; </w:t>
      </w:r>
      <w:r w:rsidRPr="007565DB">
        <w:t>'Fail'</w:t>
      </w:r>
      <w:r>
        <w:t>.</w:t>
      </w:r>
    </w:p>
    <w:sectPr w:rsidR="00AD0678" w:rsidRPr="00E62912" w:rsidSect="001C6C16">
      <w:footerReference w:type="default" r:id="rId57"/>
      <w:footerReference w:type="first" r:id="rId58"/>
      <w:pgSz w:w="12240" w:h="15840"/>
      <w:pgMar w:top="720" w:right="720" w:bottom="720" w:left="720" w:header="720" w:footer="525"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ubash Acharya" w:date="2020-03-25T08:11:00Z" w:initials="SA">
    <w:p w14:paraId="6DD15946" w14:textId="75F0C4F5" w:rsidR="00CA7E07" w:rsidRDefault="00CA7E07">
      <w:pPr>
        <w:pStyle w:val="CommentText"/>
      </w:pPr>
      <w:r>
        <w:rPr>
          <w:rStyle w:val="CommentReference"/>
        </w:rPr>
        <w:annotationRef/>
      </w:r>
      <w:r>
        <w:t xml:space="preserve">Only DHS employee has access to ACMS2, not all government employees. </w:t>
      </w:r>
    </w:p>
  </w:comment>
  <w:comment w:id="4" w:author="Subash Acharya" w:date="2020-03-25T08:14:00Z" w:initials="SA">
    <w:p w14:paraId="30C0E969" w14:textId="0DEC16F0" w:rsidR="00CA7E07" w:rsidRDefault="00CA7E07">
      <w:pPr>
        <w:pStyle w:val="CommentText"/>
      </w:pPr>
      <w:r>
        <w:rPr>
          <w:rStyle w:val="CommentReference"/>
        </w:rPr>
        <w:annotationRef/>
      </w:r>
      <w:r>
        <w:t xml:space="preserve">JSON format is used to manipulate data further using tool while HTML is to view result in user friendly way. </w:t>
      </w:r>
    </w:p>
  </w:comment>
  <w:comment w:id="17" w:author="Acharya, Subash" w:date="2020-02-21T13:53:00Z" w:initials="AS">
    <w:p w14:paraId="4DFD0C19" w14:textId="58554016" w:rsidR="00E343BB" w:rsidRDefault="00E343BB">
      <w:pPr>
        <w:pStyle w:val="CommentText"/>
      </w:pPr>
      <w:r>
        <w:rPr>
          <w:rStyle w:val="CommentReference"/>
        </w:rPr>
        <w:annotationRef/>
      </w:r>
      <w:r>
        <w:t xml:space="preserve">We don’t have </w:t>
      </w:r>
      <w:proofErr w:type="spellStart"/>
      <w:r>
        <w:t>ACRT_View_webEdit</w:t>
      </w:r>
      <w:proofErr w:type="spellEnd"/>
      <w:r>
        <w:t xml:space="preserve"> any more</w:t>
      </w:r>
      <w:proofErr w:type="gramStart"/>
      <w:r>
        <w:t xml:space="preserve"> ..</w:t>
      </w:r>
      <w:proofErr w:type="gramEnd"/>
    </w:p>
  </w:comment>
  <w:comment w:id="20" w:author="Subash Acharya" w:date="2020-03-25T08:19:00Z" w:initials="SA">
    <w:p w14:paraId="647FB64F" w14:textId="4306CBE2" w:rsidR="00416F5C" w:rsidRDefault="00416F5C">
      <w:pPr>
        <w:pStyle w:val="CommentText"/>
      </w:pPr>
      <w:r>
        <w:rPr>
          <w:rStyle w:val="CommentReference"/>
        </w:rPr>
        <w:annotationRef/>
      </w:r>
      <w:r>
        <w:t xml:space="preserve">It’s browser behavior. In Firefox and edge, you will get option to save other than download folder. </w:t>
      </w:r>
    </w:p>
  </w:comment>
  <w:comment w:id="21" w:author="Subash Acharya" w:date="2020-03-25T08:21:00Z" w:initials="SA">
    <w:p w14:paraId="76C87BBC" w14:textId="5F634009" w:rsidR="00416F5C" w:rsidRDefault="00416F5C">
      <w:pPr>
        <w:pStyle w:val="CommentText"/>
      </w:pPr>
      <w:r>
        <w:rPr>
          <w:rStyle w:val="CommentReference"/>
        </w:rPr>
        <w:annotationRef/>
      </w:r>
      <w:r>
        <w:t xml:space="preserve">Make sure you </w:t>
      </w:r>
      <w:proofErr w:type="gramStart"/>
      <w:r>
        <w:t>are  using</w:t>
      </w:r>
      <w:proofErr w:type="gramEnd"/>
      <w:r>
        <w:t xml:space="preserve"> current version of JSON file from Resources folder .</w:t>
      </w:r>
    </w:p>
  </w:comment>
  <w:comment w:id="24" w:author="Acharya, Subash" w:date="2020-02-21T13:54:00Z" w:initials="AS">
    <w:p w14:paraId="311F69AD" w14:textId="70EFF861" w:rsidR="00E343BB" w:rsidRDefault="00E343BB">
      <w:pPr>
        <w:pStyle w:val="CommentText"/>
      </w:pPr>
      <w:r>
        <w:rPr>
          <w:rStyle w:val="CommentReference"/>
        </w:rPr>
        <w:annotationRef/>
      </w:r>
      <w:r>
        <w:t>Menu option has changed</w:t>
      </w:r>
    </w:p>
  </w:comment>
  <w:comment w:id="26" w:author="Subash Acharya" w:date="2020-03-25T08:50:00Z" w:initials="SA">
    <w:p w14:paraId="69DDFDE8" w14:textId="34FAD5D2" w:rsidR="005B6ACC" w:rsidRDefault="005B6ACC">
      <w:pPr>
        <w:pStyle w:val="CommentText"/>
      </w:pPr>
      <w:r>
        <w:rPr>
          <w:rStyle w:val="CommentReference"/>
        </w:rPr>
        <w:annotationRef/>
      </w:r>
      <w:r>
        <w:t>We moved disable common alert checkbox need current screenshot</w:t>
      </w:r>
    </w:p>
  </w:comment>
  <w:comment w:id="27" w:author="Acharya, Subash" w:date="2020-02-21T13:58:00Z" w:initials="AS">
    <w:p w14:paraId="4118832B" w14:textId="525013F5" w:rsidR="00E343BB" w:rsidRDefault="00E343BB">
      <w:pPr>
        <w:pStyle w:val="CommentText"/>
      </w:pPr>
      <w:r>
        <w:rPr>
          <w:rStyle w:val="CommentReference"/>
        </w:rPr>
        <w:annotationRef/>
      </w:r>
      <w:r>
        <w:t>Now we have two json files tt5 and tt4</w:t>
      </w:r>
    </w:p>
  </w:comment>
  <w:comment w:id="29" w:author="Acharya, Subash" w:date="2020-02-21T13:58:00Z" w:initials="AS">
    <w:p w14:paraId="651A8AA6" w14:textId="1420A7F9" w:rsidR="00E343BB" w:rsidRDefault="00E343BB">
      <w:pPr>
        <w:pStyle w:val="CommentText"/>
      </w:pPr>
      <w:r>
        <w:rPr>
          <w:rStyle w:val="CommentReference"/>
        </w:rPr>
        <w:annotationRef/>
      </w:r>
      <w:r>
        <w:t xml:space="preserve">Need to use updated screen </w:t>
      </w:r>
    </w:p>
  </w:comment>
  <w:comment w:id="31" w:author="Subash Acharya" w:date="2020-03-25T08:31:00Z" w:initials="SA">
    <w:p w14:paraId="2057353D" w14:textId="294E0A62" w:rsidR="000D7C31" w:rsidRDefault="000D7C31">
      <w:pPr>
        <w:pStyle w:val="CommentText"/>
      </w:pPr>
      <w:r>
        <w:rPr>
          <w:rStyle w:val="CommentReference"/>
        </w:rPr>
        <w:annotationRef/>
      </w:r>
      <w:r>
        <w:t xml:space="preserve">After successful loading JSON file user will see test method (trusted tester) and version (v4 orv5) file load is completed message. </w:t>
      </w:r>
    </w:p>
  </w:comment>
  <w:comment w:id="40" w:author="Subash Acharya" w:date="2020-03-25T08:34:00Z" w:initials="SA">
    <w:p w14:paraId="166D01D7" w14:textId="338D1893" w:rsidR="00FA1C4B" w:rsidRDefault="00FA1C4B">
      <w:pPr>
        <w:pStyle w:val="CommentText"/>
      </w:pPr>
      <w:r>
        <w:rPr>
          <w:rStyle w:val="CommentReference"/>
        </w:rPr>
        <w:annotationRef/>
      </w:r>
      <w:r>
        <w:t xml:space="preserve">I already sent you which can be disabled and which </w:t>
      </w:r>
      <w:proofErr w:type="gramStart"/>
      <w:r>
        <w:t>an</w:t>
      </w:r>
      <w:proofErr w:type="gramEnd"/>
      <w:r>
        <w:t xml:space="preserve"> not. </w:t>
      </w:r>
    </w:p>
  </w:comment>
  <w:comment w:id="41" w:author="Acharya, Subash" w:date="2020-02-21T13:59:00Z" w:initials="AS">
    <w:p w14:paraId="43D8C20A" w14:textId="74E9A755" w:rsidR="00E343BB" w:rsidRDefault="00E343BB">
      <w:pPr>
        <w:pStyle w:val="CommentText"/>
      </w:pPr>
      <w:r>
        <w:rPr>
          <w:rStyle w:val="CommentReference"/>
        </w:rPr>
        <w:annotationRef/>
      </w:r>
      <w:r>
        <w:t>If user don’t find suitable type and version use other field</w:t>
      </w:r>
      <w:proofErr w:type="gramStart"/>
      <w:r>
        <w:t xml:space="preserve"> ..</w:t>
      </w:r>
      <w:proofErr w:type="gramEnd"/>
    </w:p>
  </w:comment>
  <w:comment w:id="42" w:author="Acharya, Subash" w:date="2020-02-21T14:00:00Z" w:initials="AS">
    <w:p w14:paraId="42C5641C" w14:textId="07C30B28" w:rsidR="00E343BB" w:rsidRDefault="00E343BB">
      <w:pPr>
        <w:pStyle w:val="CommentText"/>
      </w:pPr>
      <w:r>
        <w:rPr>
          <w:rStyle w:val="CommentReference"/>
        </w:rPr>
        <w:annotationRef/>
      </w:r>
      <w:r>
        <w:t>ACRT does not authenticate user but it is nice to have correct one.</w:t>
      </w:r>
    </w:p>
  </w:comment>
  <w:comment w:id="58" w:author="Subash Acharya" w:date="2020-03-25T08:41:00Z" w:initials="SA">
    <w:p w14:paraId="1E53AF7A" w14:textId="7C056AD8" w:rsidR="001C3D40" w:rsidRDefault="001C3D40">
      <w:pPr>
        <w:pStyle w:val="CommentText"/>
      </w:pPr>
      <w:r>
        <w:rPr>
          <w:rStyle w:val="CommentReference"/>
        </w:rPr>
        <w:annotationRef/>
      </w:r>
      <w:r>
        <w:t>We have two different json files at this point</w:t>
      </w:r>
    </w:p>
  </w:comment>
  <w:comment w:id="64" w:author="Subash Acharya" w:date="2020-03-25T08:46:00Z" w:initials="SA">
    <w:p w14:paraId="4BF3C5A4" w14:textId="4A9D752C" w:rsidR="001C3D40" w:rsidRDefault="001C3D40">
      <w:pPr>
        <w:pStyle w:val="CommentText"/>
      </w:pPr>
      <w:r>
        <w:rPr>
          <w:rStyle w:val="CommentReference"/>
        </w:rPr>
        <w:annotationRef/>
      </w:r>
      <w:r>
        <w:t xml:space="preserve">This is new feature </w:t>
      </w:r>
    </w:p>
  </w:comment>
  <w:comment w:id="80" w:author="Subash Acharya" w:date="2020-03-25T08:53:00Z" w:initials="SA">
    <w:p w14:paraId="69B12C9F" w14:textId="650759DA" w:rsidR="00B62868" w:rsidRDefault="00B62868">
      <w:pPr>
        <w:pStyle w:val="CommentText"/>
      </w:pPr>
      <w:r>
        <w:rPr>
          <w:rStyle w:val="CommentReference"/>
        </w:rPr>
        <w:annotationRef/>
      </w:r>
      <w:r>
        <w:t>We don’t have separate edit any more.</w:t>
      </w:r>
    </w:p>
  </w:comment>
  <w:comment w:id="84" w:author="Subash Acharya" w:date="2020-03-25T09:01:00Z" w:initials="SA">
    <w:p w14:paraId="654204C0" w14:textId="2B49C6E2" w:rsidR="00B64BD3" w:rsidRDefault="00B64BD3">
      <w:pPr>
        <w:pStyle w:val="CommentText"/>
      </w:pPr>
      <w:r>
        <w:rPr>
          <w:rStyle w:val="CommentReference"/>
        </w:rPr>
        <w:annotationRef/>
      </w:r>
      <w:r>
        <w:t xml:space="preserve">We </w:t>
      </w:r>
      <w:proofErr w:type="gramStart"/>
      <w:r>
        <w:t>display  test</w:t>
      </w:r>
      <w:proofErr w:type="gramEnd"/>
      <w:r>
        <w:t xml:space="preserve"> method and version file load completed. </w:t>
      </w:r>
    </w:p>
  </w:comment>
  <w:comment w:id="88" w:author="Subash Acharya" w:date="2020-03-25T08:52:00Z" w:initials="SA">
    <w:p w14:paraId="7DE7CD9C" w14:textId="78AD8BE6" w:rsidR="005B6ACC" w:rsidRDefault="005B6ACC">
      <w:pPr>
        <w:pStyle w:val="CommentText"/>
      </w:pPr>
      <w:r>
        <w:rPr>
          <w:rStyle w:val="CommentReference"/>
        </w:rPr>
        <w:annotationRef/>
      </w:r>
      <w:proofErr w:type="gramStart"/>
      <w:r>
        <w:t>Moved  below</w:t>
      </w:r>
      <w:proofErr w:type="gramEnd"/>
      <w:r>
        <w:t xml:space="preserve"> Load file. Also include which alerts can be disabled based on email I sent you. </w:t>
      </w:r>
    </w:p>
  </w:comment>
  <w:comment w:id="89" w:author="Subash Acharya" w:date="2020-03-25T09:14:00Z" w:initials="SA">
    <w:p w14:paraId="00EE0729" w14:textId="541681CD" w:rsidR="005C2606" w:rsidRDefault="005C2606">
      <w:pPr>
        <w:pStyle w:val="CommentText"/>
      </w:pPr>
      <w:r>
        <w:rPr>
          <w:rStyle w:val="CommentReference"/>
        </w:rPr>
        <w:annotationRef/>
      </w:r>
      <w:r>
        <w:t xml:space="preserve">You can remove image if you select wrong one. If you don’t see ‘Remove image’ button, save form and </w:t>
      </w:r>
      <w:proofErr w:type="gramStart"/>
      <w:r>
        <w:t>reload  recently</w:t>
      </w:r>
      <w:proofErr w:type="gramEnd"/>
      <w:r>
        <w:t xml:space="preserve"> saved json file.</w:t>
      </w:r>
    </w:p>
  </w:comment>
  <w:comment w:id="90" w:author="Subash Acharya" w:date="2020-03-25T09:15:00Z" w:initials="SA">
    <w:p w14:paraId="7E7E8929" w14:textId="4D7DB02F" w:rsidR="005C2606" w:rsidRDefault="005C2606">
      <w:pPr>
        <w:pStyle w:val="CommentText"/>
      </w:pPr>
      <w:r>
        <w:rPr>
          <w:rStyle w:val="CommentReference"/>
        </w:rPr>
        <w:annotationRef/>
      </w:r>
      <w:r>
        <w:t xml:space="preserve">Refer email I sent to update instruction for remediation details. </w:t>
      </w:r>
    </w:p>
  </w:comment>
  <w:comment w:id="94" w:author="Subash Acharya" w:date="2020-03-25T09:19:00Z" w:initials="SA">
    <w:p w14:paraId="7B2BF26B" w14:textId="3E805A51" w:rsidR="0014428E" w:rsidRDefault="0014428E">
      <w:pPr>
        <w:pStyle w:val="CommentText"/>
      </w:pPr>
      <w:r>
        <w:rPr>
          <w:rStyle w:val="CommentReference"/>
        </w:rPr>
        <w:annotationRef/>
      </w:r>
      <w:r>
        <w:t xml:space="preserve">We need to update this to reflect current </w:t>
      </w:r>
      <w:r>
        <w:t>files</w:t>
      </w:r>
      <w:bookmarkStart w:id="95" w:name="_GoBack"/>
      <w:bookmarkEnd w:id="9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D15946" w15:done="0"/>
  <w15:commentEx w15:paraId="30C0E969" w15:done="0"/>
  <w15:commentEx w15:paraId="4DFD0C19" w15:done="0"/>
  <w15:commentEx w15:paraId="647FB64F" w15:done="0"/>
  <w15:commentEx w15:paraId="76C87BBC" w15:done="0"/>
  <w15:commentEx w15:paraId="311F69AD" w15:done="0"/>
  <w15:commentEx w15:paraId="69DDFDE8" w15:done="0"/>
  <w15:commentEx w15:paraId="4118832B" w15:done="0"/>
  <w15:commentEx w15:paraId="651A8AA6" w15:done="0"/>
  <w15:commentEx w15:paraId="2057353D" w15:done="0"/>
  <w15:commentEx w15:paraId="166D01D7" w15:done="0"/>
  <w15:commentEx w15:paraId="43D8C20A" w15:done="0"/>
  <w15:commentEx w15:paraId="42C5641C" w15:done="0"/>
  <w15:commentEx w15:paraId="1E53AF7A" w15:done="0"/>
  <w15:commentEx w15:paraId="4BF3C5A4" w15:done="0"/>
  <w15:commentEx w15:paraId="69B12C9F" w15:done="0"/>
  <w15:commentEx w15:paraId="654204C0" w15:done="0"/>
  <w15:commentEx w15:paraId="7DE7CD9C" w15:done="0"/>
  <w15:commentEx w15:paraId="00EE0729" w15:done="0"/>
  <w15:commentEx w15:paraId="7E7E8929" w15:done="0"/>
  <w15:commentEx w15:paraId="7B2BF2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D15946" w16cid:durableId="222590CB"/>
  <w16cid:commentId w16cid:paraId="30C0E969" w16cid:durableId="22259177"/>
  <w16cid:commentId w16cid:paraId="647FB64F" w16cid:durableId="222592A9"/>
  <w16cid:commentId w16cid:paraId="76C87BBC" w16cid:durableId="222592FE"/>
  <w16cid:commentId w16cid:paraId="311F69AD" w16cid:durableId="21FA5F87"/>
  <w16cid:commentId w16cid:paraId="69DDFDE8" w16cid:durableId="222599C2"/>
  <w16cid:commentId w16cid:paraId="4118832B" w16cid:durableId="21FA6081"/>
  <w16cid:commentId w16cid:paraId="651A8AA6" w16cid:durableId="21FA6097"/>
  <w16cid:commentId w16cid:paraId="2057353D" w16cid:durableId="2225956C"/>
  <w16cid:commentId w16cid:paraId="166D01D7" w16cid:durableId="22259606"/>
  <w16cid:commentId w16cid:paraId="43D8C20A" w16cid:durableId="21FA60C6"/>
  <w16cid:commentId w16cid:paraId="42C5641C" w16cid:durableId="21FA60F2"/>
  <w16cid:commentId w16cid:paraId="1E53AF7A" w16cid:durableId="2225979C"/>
  <w16cid:commentId w16cid:paraId="4BF3C5A4" w16cid:durableId="22259903"/>
  <w16cid:commentId w16cid:paraId="69B12C9F" w16cid:durableId="22259AA4"/>
  <w16cid:commentId w16cid:paraId="654204C0" w16cid:durableId="22259C82"/>
  <w16cid:commentId w16cid:paraId="7DE7CD9C" w16cid:durableId="22259A5A"/>
  <w16cid:commentId w16cid:paraId="00EE0729" w16cid:durableId="22259F7B"/>
  <w16cid:commentId w16cid:paraId="7E7E8929" w16cid:durableId="22259FCA"/>
  <w16cid:commentId w16cid:paraId="7B2BF26B" w16cid:durableId="2225A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5C105" w14:textId="77777777" w:rsidR="003C4D06" w:rsidRDefault="003C4D06" w:rsidP="00B63011">
      <w:pPr>
        <w:spacing w:after="0" w:line="240" w:lineRule="auto"/>
      </w:pPr>
      <w:r>
        <w:separator/>
      </w:r>
    </w:p>
    <w:p w14:paraId="422A91A4" w14:textId="77777777" w:rsidR="003C4D06" w:rsidRDefault="003C4D06"/>
    <w:p w14:paraId="76221C96" w14:textId="77777777" w:rsidR="003C4D06" w:rsidRDefault="003C4D06" w:rsidP="00C51BAC"/>
  </w:endnote>
  <w:endnote w:type="continuationSeparator" w:id="0">
    <w:p w14:paraId="0EEB48CB" w14:textId="77777777" w:rsidR="003C4D06" w:rsidRDefault="003C4D06" w:rsidP="00B63011">
      <w:pPr>
        <w:spacing w:after="0" w:line="240" w:lineRule="auto"/>
      </w:pPr>
      <w:r>
        <w:continuationSeparator/>
      </w:r>
    </w:p>
    <w:p w14:paraId="73544D70" w14:textId="77777777" w:rsidR="003C4D06" w:rsidRDefault="003C4D06"/>
    <w:p w14:paraId="042BBCA6" w14:textId="77777777" w:rsidR="003C4D06" w:rsidRDefault="003C4D06" w:rsidP="00C51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A506B1" w14:paraId="0F341B42" w14:textId="77777777">
      <w:trPr>
        <w:trHeight w:hRule="exact" w:val="115"/>
        <w:jc w:val="center"/>
      </w:trPr>
      <w:tc>
        <w:tcPr>
          <w:tcW w:w="4686" w:type="dxa"/>
          <w:shd w:val="clear" w:color="auto" w:fill="4F81BD" w:themeFill="accent1"/>
          <w:tcMar>
            <w:top w:w="0" w:type="dxa"/>
            <w:bottom w:w="0" w:type="dxa"/>
          </w:tcMar>
        </w:tcPr>
        <w:p w14:paraId="131ABD58" w14:textId="77777777" w:rsidR="00A506B1" w:rsidRDefault="00A506B1">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03DEA387" w14:textId="77777777" w:rsidR="00A506B1" w:rsidRDefault="00A506B1">
          <w:pPr>
            <w:pStyle w:val="Header"/>
            <w:tabs>
              <w:tab w:val="clear" w:pos="4680"/>
              <w:tab w:val="clear" w:pos="9360"/>
            </w:tabs>
            <w:jc w:val="right"/>
            <w:rPr>
              <w:caps/>
              <w:sz w:val="18"/>
            </w:rPr>
          </w:pPr>
        </w:p>
      </w:tc>
    </w:tr>
    <w:tr w:rsidR="00A506B1" w14:paraId="4449F36B" w14:textId="77777777">
      <w:trPr>
        <w:jc w:val="center"/>
      </w:trPr>
      <w:sdt>
        <w:sdtPr>
          <w:rPr>
            <w:caps/>
            <w:color w:val="808080" w:themeColor="background1" w:themeShade="80"/>
            <w:sz w:val="18"/>
            <w:szCs w:val="18"/>
          </w:rPr>
          <w:alias w:val="Author"/>
          <w:tag w:val=""/>
          <w:id w:val="-166337774"/>
          <w:placeholder>
            <w:docPart w:val="B1DCB6F65E944A56A6253B1E0E1A8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D0662B4" w14:textId="409E2DBF" w:rsidR="00A506B1" w:rsidRPr="00984F05" w:rsidRDefault="00A506B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OFFICE OF ACCESSIBLE SYSTEMS AND TECHNOLOGY (OAST)</w:t>
              </w:r>
            </w:p>
          </w:tc>
        </w:sdtContent>
      </w:sdt>
      <w:tc>
        <w:tcPr>
          <w:tcW w:w="4674" w:type="dxa"/>
          <w:shd w:val="clear" w:color="auto" w:fill="auto"/>
          <w:vAlign w:val="center"/>
        </w:tcPr>
        <w:p w14:paraId="59058847" w14:textId="77777777" w:rsidR="00A506B1" w:rsidRDefault="00A506B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40C31BA" w14:textId="77777777" w:rsidR="00A506B1" w:rsidRPr="004670F0" w:rsidRDefault="00A506B1" w:rsidP="00B80B44">
    <w:pPr>
      <w:pStyle w:val="NormalWeb"/>
      <w:spacing w:before="0" w:beforeAutospacing="0" w:after="0" w:afterAutospacing="0"/>
    </w:pPr>
  </w:p>
  <w:p w14:paraId="42DC8EF4" w14:textId="77777777" w:rsidR="00A506B1" w:rsidRDefault="00A506B1"/>
  <w:p w14:paraId="2264ED13" w14:textId="77777777" w:rsidR="00A506B1" w:rsidRDefault="00A506B1" w:rsidP="00C51B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528B5" w14:textId="6C9BC814" w:rsidR="00825D52" w:rsidRDefault="00825D52" w:rsidP="00825D52">
    <w:r>
      <w:t>Last Updated: January 2020</w:t>
    </w:r>
  </w:p>
  <w:p w14:paraId="5747E233" w14:textId="55490042" w:rsidR="00825D52" w:rsidRDefault="00825D52">
    <w:pPr>
      <w:pStyle w:val="Footer"/>
    </w:pPr>
  </w:p>
  <w:p w14:paraId="7F861E5D" w14:textId="77777777" w:rsidR="00825D52" w:rsidRDefault="00825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54A56" w14:textId="77777777" w:rsidR="003C4D06" w:rsidRDefault="003C4D06" w:rsidP="00B63011">
      <w:pPr>
        <w:spacing w:after="0" w:line="240" w:lineRule="auto"/>
      </w:pPr>
      <w:r>
        <w:separator/>
      </w:r>
    </w:p>
    <w:p w14:paraId="280188FB" w14:textId="77777777" w:rsidR="003C4D06" w:rsidRDefault="003C4D06"/>
    <w:p w14:paraId="5DF0C073" w14:textId="77777777" w:rsidR="003C4D06" w:rsidRDefault="003C4D06" w:rsidP="00C51BAC"/>
  </w:footnote>
  <w:footnote w:type="continuationSeparator" w:id="0">
    <w:p w14:paraId="2FDC5332" w14:textId="77777777" w:rsidR="003C4D06" w:rsidRDefault="003C4D06" w:rsidP="00B63011">
      <w:pPr>
        <w:spacing w:after="0" w:line="240" w:lineRule="auto"/>
      </w:pPr>
      <w:r>
        <w:continuationSeparator/>
      </w:r>
    </w:p>
    <w:p w14:paraId="32707411" w14:textId="77777777" w:rsidR="003C4D06" w:rsidRDefault="003C4D06"/>
    <w:p w14:paraId="1F216DEB" w14:textId="77777777" w:rsidR="003C4D06" w:rsidRDefault="003C4D06" w:rsidP="00C51B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2E83A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clip_image001"/>
      </v:shape>
    </w:pict>
  </w:numPicBullet>
  <w:abstractNum w:abstractNumId="0" w15:restartNumberingAfterBreak="0">
    <w:nsid w:val="065F2502"/>
    <w:multiLevelType w:val="hybridMultilevel"/>
    <w:tmpl w:val="0F2C5D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22501"/>
    <w:multiLevelType w:val="hybridMultilevel"/>
    <w:tmpl w:val="95AEC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75AD9"/>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D7A38"/>
    <w:multiLevelType w:val="hybridMultilevel"/>
    <w:tmpl w:val="FA52D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A6BAC"/>
    <w:multiLevelType w:val="multilevel"/>
    <w:tmpl w:val="5CAA3842"/>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A08A0"/>
    <w:multiLevelType w:val="hybridMultilevel"/>
    <w:tmpl w:val="45C035E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864E6E"/>
    <w:multiLevelType w:val="hybridMultilevel"/>
    <w:tmpl w:val="12F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11732"/>
    <w:multiLevelType w:val="hybridMultilevel"/>
    <w:tmpl w:val="64FC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52B74"/>
    <w:multiLevelType w:val="hybridMultilevel"/>
    <w:tmpl w:val="13807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36C9B"/>
    <w:multiLevelType w:val="hybridMultilevel"/>
    <w:tmpl w:val="1AE88F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664B5E"/>
    <w:multiLevelType w:val="multilevel"/>
    <w:tmpl w:val="2110B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00E62"/>
    <w:multiLevelType w:val="multilevel"/>
    <w:tmpl w:val="F2C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C240DE"/>
    <w:multiLevelType w:val="hybridMultilevel"/>
    <w:tmpl w:val="16BEDC98"/>
    <w:lvl w:ilvl="0" w:tplc="FDB47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34486"/>
    <w:multiLevelType w:val="multilevel"/>
    <w:tmpl w:val="08F8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B336A0"/>
    <w:multiLevelType w:val="hybridMultilevel"/>
    <w:tmpl w:val="D3E6B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954C33"/>
    <w:multiLevelType w:val="multilevel"/>
    <w:tmpl w:val="177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71EDE"/>
    <w:multiLevelType w:val="hybridMultilevel"/>
    <w:tmpl w:val="C81C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57D07"/>
    <w:multiLevelType w:val="hybridMultilevel"/>
    <w:tmpl w:val="A08EE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1C0763F"/>
    <w:multiLevelType w:val="hybridMultilevel"/>
    <w:tmpl w:val="656E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5604"/>
    <w:multiLevelType w:val="hybridMultilevel"/>
    <w:tmpl w:val="50540C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CB32F2"/>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D1578A"/>
    <w:multiLevelType w:val="hybridMultilevel"/>
    <w:tmpl w:val="FF9A4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2264E9"/>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F553F0"/>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E63A39"/>
    <w:multiLevelType w:val="hybridMultilevel"/>
    <w:tmpl w:val="CAAA8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9"/>
  </w:num>
  <w:num w:numId="4">
    <w:abstractNumId w:val="19"/>
  </w:num>
  <w:num w:numId="5">
    <w:abstractNumId w:val="24"/>
  </w:num>
  <w:num w:numId="6">
    <w:abstractNumId w:val="15"/>
  </w:num>
  <w:num w:numId="7">
    <w:abstractNumId w:val="10"/>
  </w:num>
  <w:num w:numId="8">
    <w:abstractNumId w:val="13"/>
  </w:num>
  <w:num w:numId="9">
    <w:abstractNumId w:val="7"/>
  </w:num>
  <w:num w:numId="10">
    <w:abstractNumId w:val="6"/>
  </w:num>
  <w:num w:numId="11">
    <w:abstractNumId w:val="8"/>
  </w:num>
  <w:num w:numId="12">
    <w:abstractNumId w:val="22"/>
  </w:num>
  <w:num w:numId="13">
    <w:abstractNumId w:val="18"/>
  </w:num>
  <w:num w:numId="14">
    <w:abstractNumId w:val="23"/>
  </w:num>
  <w:num w:numId="15">
    <w:abstractNumId w:val="1"/>
  </w:num>
  <w:num w:numId="16">
    <w:abstractNumId w:val="0"/>
  </w:num>
  <w:num w:numId="17">
    <w:abstractNumId w:val="5"/>
  </w:num>
  <w:num w:numId="18">
    <w:abstractNumId w:val="3"/>
  </w:num>
  <w:num w:numId="19">
    <w:abstractNumId w:val="12"/>
  </w:num>
  <w:num w:numId="20">
    <w:abstractNumId w:val="4"/>
  </w:num>
  <w:num w:numId="21">
    <w:abstractNumId w:val="11"/>
  </w:num>
  <w:num w:numId="22">
    <w:abstractNumId w:val="14"/>
  </w:num>
  <w:num w:numId="23">
    <w:abstractNumId w:val="2"/>
  </w:num>
  <w:num w:numId="24">
    <w:abstractNumId w:val="21"/>
  </w:num>
  <w:num w:numId="2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bash Acharya">
    <w15:presenceInfo w15:providerId="None" w15:userId="Subash Acharya"/>
  </w15:person>
  <w15:person w15:author="Wheeler, Dominique (CTR)">
    <w15:presenceInfo w15:providerId="None" w15:userId="Wheeler, Dominique (CTR)"/>
  </w15:person>
  <w15:person w15:author="Acharya, Subash">
    <w15:presenceInfo w15:providerId="None" w15:userId="Acharya, Sub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activeWritingStyle w:appName="MSWord" w:lang="en-US" w:vendorID="2" w:dllVersion="6" w:checkStyle="1"/>
  <w:proofState w:spelling="clean" w:grammar="clean"/>
  <w:trackRevisions/>
  <w:defaultTabStop w:val="720"/>
  <w:drawingGridHorizontalSpacing w:val="110"/>
  <w:displayHorizontalDrawingGridEvery w:val="2"/>
  <w:characterSpacingControl w:val="doNotCompress"/>
  <w:hdrShapeDefaults>
    <o:shapedefaults v:ext="edit" spidmax="2049">
      <o:colormru v:ext="edit" colors="#f30,#ff6,#f9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A3D"/>
    <w:rsid w:val="00031F4B"/>
    <w:rsid w:val="00033B52"/>
    <w:rsid w:val="00036EB6"/>
    <w:rsid w:val="00041336"/>
    <w:rsid w:val="00075C09"/>
    <w:rsid w:val="00081D56"/>
    <w:rsid w:val="00095D05"/>
    <w:rsid w:val="000A207C"/>
    <w:rsid w:val="000A2203"/>
    <w:rsid w:val="000A3F45"/>
    <w:rsid w:val="000B1A0F"/>
    <w:rsid w:val="000B6EC3"/>
    <w:rsid w:val="000C19B9"/>
    <w:rsid w:val="000D0FA1"/>
    <w:rsid w:val="000D7C31"/>
    <w:rsid w:val="000E0018"/>
    <w:rsid w:val="000E7C82"/>
    <w:rsid w:val="000F1849"/>
    <w:rsid w:val="00100368"/>
    <w:rsid w:val="00105EDD"/>
    <w:rsid w:val="00106531"/>
    <w:rsid w:val="00106B58"/>
    <w:rsid w:val="00115CA7"/>
    <w:rsid w:val="00127F95"/>
    <w:rsid w:val="0014428E"/>
    <w:rsid w:val="00144622"/>
    <w:rsid w:val="00150977"/>
    <w:rsid w:val="001524F7"/>
    <w:rsid w:val="00163ECC"/>
    <w:rsid w:val="00165F99"/>
    <w:rsid w:val="00166738"/>
    <w:rsid w:val="00170C21"/>
    <w:rsid w:val="001710CB"/>
    <w:rsid w:val="0017625A"/>
    <w:rsid w:val="00177E1D"/>
    <w:rsid w:val="001960A7"/>
    <w:rsid w:val="001B537C"/>
    <w:rsid w:val="001C0BFD"/>
    <w:rsid w:val="001C3D40"/>
    <w:rsid w:val="001C46BB"/>
    <w:rsid w:val="001C5743"/>
    <w:rsid w:val="001C6C16"/>
    <w:rsid w:val="001D59A3"/>
    <w:rsid w:val="001D5F01"/>
    <w:rsid w:val="001D6CA8"/>
    <w:rsid w:val="001D6EE4"/>
    <w:rsid w:val="001E39C9"/>
    <w:rsid w:val="001F3000"/>
    <w:rsid w:val="001F6751"/>
    <w:rsid w:val="0021380D"/>
    <w:rsid w:val="00217675"/>
    <w:rsid w:val="00230677"/>
    <w:rsid w:val="00234443"/>
    <w:rsid w:val="00235DCF"/>
    <w:rsid w:val="00237908"/>
    <w:rsid w:val="002512FC"/>
    <w:rsid w:val="0025247B"/>
    <w:rsid w:val="00281B7F"/>
    <w:rsid w:val="00282185"/>
    <w:rsid w:val="002877EA"/>
    <w:rsid w:val="0029751A"/>
    <w:rsid w:val="00297AA8"/>
    <w:rsid w:val="002A64B1"/>
    <w:rsid w:val="002C23A5"/>
    <w:rsid w:val="002C42CB"/>
    <w:rsid w:val="002C44B9"/>
    <w:rsid w:val="002C4B96"/>
    <w:rsid w:val="002E2478"/>
    <w:rsid w:val="002E3898"/>
    <w:rsid w:val="002E60E0"/>
    <w:rsid w:val="002F0F2A"/>
    <w:rsid w:val="002F22CC"/>
    <w:rsid w:val="0030772A"/>
    <w:rsid w:val="003105D5"/>
    <w:rsid w:val="00312B8D"/>
    <w:rsid w:val="00317365"/>
    <w:rsid w:val="00334CFF"/>
    <w:rsid w:val="00335A6F"/>
    <w:rsid w:val="003376E7"/>
    <w:rsid w:val="00346ED2"/>
    <w:rsid w:val="00352677"/>
    <w:rsid w:val="003612F3"/>
    <w:rsid w:val="003658DC"/>
    <w:rsid w:val="00371E77"/>
    <w:rsid w:val="00381E63"/>
    <w:rsid w:val="003962F1"/>
    <w:rsid w:val="003A2679"/>
    <w:rsid w:val="003A31D7"/>
    <w:rsid w:val="003B0278"/>
    <w:rsid w:val="003B52BB"/>
    <w:rsid w:val="003C4D06"/>
    <w:rsid w:val="003C6FFD"/>
    <w:rsid w:val="003D3574"/>
    <w:rsid w:val="003E5871"/>
    <w:rsid w:val="003E6781"/>
    <w:rsid w:val="003F5516"/>
    <w:rsid w:val="0041037A"/>
    <w:rsid w:val="00416F5C"/>
    <w:rsid w:val="0042747C"/>
    <w:rsid w:val="0044600C"/>
    <w:rsid w:val="00450B06"/>
    <w:rsid w:val="004623D0"/>
    <w:rsid w:val="004773F0"/>
    <w:rsid w:val="0048533F"/>
    <w:rsid w:val="00485C4A"/>
    <w:rsid w:val="004906F0"/>
    <w:rsid w:val="004943C6"/>
    <w:rsid w:val="004B5B23"/>
    <w:rsid w:val="004C4A7B"/>
    <w:rsid w:val="004C633C"/>
    <w:rsid w:val="004C7CCA"/>
    <w:rsid w:val="004D0D04"/>
    <w:rsid w:val="004D2CF9"/>
    <w:rsid w:val="004E394B"/>
    <w:rsid w:val="004F6A47"/>
    <w:rsid w:val="005073B8"/>
    <w:rsid w:val="00513A3B"/>
    <w:rsid w:val="00513C70"/>
    <w:rsid w:val="00531C3F"/>
    <w:rsid w:val="005439BF"/>
    <w:rsid w:val="00547F75"/>
    <w:rsid w:val="005707AC"/>
    <w:rsid w:val="00582BE4"/>
    <w:rsid w:val="00583C16"/>
    <w:rsid w:val="00594FC9"/>
    <w:rsid w:val="005A0A0B"/>
    <w:rsid w:val="005A4A2D"/>
    <w:rsid w:val="005B6ACC"/>
    <w:rsid w:val="005C0982"/>
    <w:rsid w:val="005C2606"/>
    <w:rsid w:val="005C6211"/>
    <w:rsid w:val="005D16AE"/>
    <w:rsid w:val="005D7B02"/>
    <w:rsid w:val="005E41C4"/>
    <w:rsid w:val="0061060C"/>
    <w:rsid w:val="00612F22"/>
    <w:rsid w:val="00614DFA"/>
    <w:rsid w:val="00615848"/>
    <w:rsid w:val="00630B98"/>
    <w:rsid w:val="00657347"/>
    <w:rsid w:val="00671F27"/>
    <w:rsid w:val="00673FBB"/>
    <w:rsid w:val="00675374"/>
    <w:rsid w:val="00675449"/>
    <w:rsid w:val="006802EB"/>
    <w:rsid w:val="006A08F8"/>
    <w:rsid w:val="006B4322"/>
    <w:rsid w:val="006B57FE"/>
    <w:rsid w:val="006C1282"/>
    <w:rsid w:val="006C4567"/>
    <w:rsid w:val="006C6F5A"/>
    <w:rsid w:val="006D6A3C"/>
    <w:rsid w:val="006E43D3"/>
    <w:rsid w:val="006F389D"/>
    <w:rsid w:val="006F5177"/>
    <w:rsid w:val="006F7266"/>
    <w:rsid w:val="00701291"/>
    <w:rsid w:val="007142B6"/>
    <w:rsid w:val="007155F4"/>
    <w:rsid w:val="007157C5"/>
    <w:rsid w:val="00724D47"/>
    <w:rsid w:val="00725AFD"/>
    <w:rsid w:val="00727268"/>
    <w:rsid w:val="00744456"/>
    <w:rsid w:val="00745BEC"/>
    <w:rsid w:val="00750403"/>
    <w:rsid w:val="007511B8"/>
    <w:rsid w:val="00751F96"/>
    <w:rsid w:val="00753BEC"/>
    <w:rsid w:val="007565DB"/>
    <w:rsid w:val="00765B1F"/>
    <w:rsid w:val="00772D94"/>
    <w:rsid w:val="00783257"/>
    <w:rsid w:val="00784BE8"/>
    <w:rsid w:val="00787416"/>
    <w:rsid w:val="007A0049"/>
    <w:rsid w:val="007A034E"/>
    <w:rsid w:val="007A3D5F"/>
    <w:rsid w:val="007A50EB"/>
    <w:rsid w:val="007B4DBD"/>
    <w:rsid w:val="007C0678"/>
    <w:rsid w:val="007C161E"/>
    <w:rsid w:val="007C325C"/>
    <w:rsid w:val="007D43D4"/>
    <w:rsid w:val="007D533F"/>
    <w:rsid w:val="007D7C0D"/>
    <w:rsid w:val="007F15AC"/>
    <w:rsid w:val="007F1787"/>
    <w:rsid w:val="007F1D14"/>
    <w:rsid w:val="008023CB"/>
    <w:rsid w:val="008130CC"/>
    <w:rsid w:val="00813C1A"/>
    <w:rsid w:val="00821676"/>
    <w:rsid w:val="00823B02"/>
    <w:rsid w:val="00825882"/>
    <w:rsid w:val="00825D52"/>
    <w:rsid w:val="008325FC"/>
    <w:rsid w:val="0084383F"/>
    <w:rsid w:val="00861C09"/>
    <w:rsid w:val="00870925"/>
    <w:rsid w:val="0087400C"/>
    <w:rsid w:val="00874CD3"/>
    <w:rsid w:val="00880679"/>
    <w:rsid w:val="00881545"/>
    <w:rsid w:val="008853C3"/>
    <w:rsid w:val="0089217E"/>
    <w:rsid w:val="008A6CC3"/>
    <w:rsid w:val="008B0358"/>
    <w:rsid w:val="008B5A06"/>
    <w:rsid w:val="008D62D9"/>
    <w:rsid w:val="008E12FD"/>
    <w:rsid w:val="008E506E"/>
    <w:rsid w:val="008E509D"/>
    <w:rsid w:val="008E7FD7"/>
    <w:rsid w:val="00904A5A"/>
    <w:rsid w:val="00914C81"/>
    <w:rsid w:val="00920914"/>
    <w:rsid w:val="00924B49"/>
    <w:rsid w:val="00935563"/>
    <w:rsid w:val="00937B64"/>
    <w:rsid w:val="009565F9"/>
    <w:rsid w:val="009762F6"/>
    <w:rsid w:val="0098231F"/>
    <w:rsid w:val="00984F05"/>
    <w:rsid w:val="00990AF4"/>
    <w:rsid w:val="00991DF6"/>
    <w:rsid w:val="009A0CCB"/>
    <w:rsid w:val="009A384B"/>
    <w:rsid w:val="009B0E3E"/>
    <w:rsid w:val="009B48F2"/>
    <w:rsid w:val="009B6FA7"/>
    <w:rsid w:val="009C5C87"/>
    <w:rsid w:val="009D4C03"/>
    <w:rsid w:val="009D5FC6"/>
    <w:rsid w:val="009F72A1"/>
    <w:rsid w:val="00A01E21"/>
    <w:rsid w:val="00A02698"/>
    <w:rsid w:val="00A02946"/>
    <w:rsid w:val="00A154D7"/>
    <w:rsid w:val="00A377A7"/>
    <w:rsid w:val="00A37936"/>
    <w:rsid w:val="00A43CB1"/>
    <w:rsid w:val="00A45A0B"/>
    <w:rsid w:val="00A506B1"/>
    <w:rsid w:val="00A800EF"/>
    <w:rsid w:val="00A82476"/>
    <w:rsid w:val="00A97214"/>
    <w:rsid w:val="00AA160C"/>
    <w:rsid w:val="00AA5F68"/>
    <w:rsid w:val="00AA7E9A"/>
    <w:rsid w:val="00AB7019"/>
    <w:rsid w:val="00AB73CE"/>
    <w:rsid w:val="00AC2CFD"/>
    <w:rsid w:val="00AD0678"/>
    <w:rsid w:val="00AD291C"/>
    <w:rsid w:val="00AF1DDD"/>
    <w:rsid w:val="00AF54E3"/>
    <w:rsid w:val="00AF63A2"/>
    <w:rsid w:val="00B01D34"/>
    <w:rsid w:val="00B05BF5"/>
    <w:rsid w:val="00B0780D"/>
    <w:rsid w:val="00B07FB0"/>
    <w:rsid w:val="00B160B0"/>
    <w:rsid w:val="00B16852"/>
    <w:rsid w:val="00B16D1F"/>
    <w:rsid w:val="00B2099F"/>
    <w:rsid w:val="00B21B4B"/>
    <w:rsid w:val="00B241B5"/>
    <w:rsid w:val="00B25BC6"/>
    <w:rsid w:val="00B26074"/>
    <w:rsid w:val="00B34B41"/>
    <w:rsid w:val="00B3645F"/>
    <w:rsid w:val="00B40E89"/>
    <w:rsid w:val="00B420F5"/>
    <w:rsid w:val="00B50412"/>
    <w:rsid w:val="00B55D42"/>
    <w:rsid w:val="00B62868"/>
    <w:rsid w:val="00B63011"/>
    <w:rsid w:val="00B64BD3"/>
    <w:rsid w:val="00B6627A"/>
    <w:rsid w:val="00B70405"/>
    <w:rsid w:val="00B80B44"/>
    <w:rsid w:val="00B86304"/>
    <w:rsid w:val="00BA0A3D"/>
    <w:rsid w:val="00BB2CED"/>
    <w:rsid w:val="00BB4F69"/>
    <w:rsid w:val="00BC164F"/>
    <w:rsid w:val="00BC2906"/>
    <w:rsid w:val="00BC38FE"/>
    <w:rsid w:val="00BD5857"/>
    <w:rsid w:val="00BF06B2"/>
    <w:rsid w:val="00C015E1"/>
    <w:rsid w:val="00C04796"/>
    <w:rsid w:val="00C13E2D"/>
    <w:rsid w:val="00C162CE"/>
    <w:rsid w:val="00C172C4"/>
    <w:rsid w:val="00C20B56"/>
    <w:rsid w:val="00C300FD"/>
    <w:rsid w:val="00C365C9"/>
    <w:rsid w:val="00C44963"/>
    <w:rsid w:val="00C45678"/>
    <w:rsid w:val="00C507E4"/>
    <w:rsid w:val="00C51BAC"/>
    <w:rsid w:val="00C54322"/>
    <w:rsid w:val="00C57626"/>
    <w:rsid w:val="00C62E82"/>
    <w:rsid w:val="00C65B94"/>
    <w:rsid w:val="00C666C4"/>
    <w:rsid w:val="00C775DD"/>
    <w:rsid w:val="00C92227"/>
    <w:rsid w:val="00C95DE5"/>
    <w:rsid w:val="00CA0A8F"/>
    <w:rsid w:val="00CA1EA4"/>
    <w:rsid w:val="00CA7E07"/>
    <w:rsid w:val="00CB2CAB"/>
    <w:rsid w:val="00CB51E1"/>
    <w:rsid w:val="00CC793C"/>
    <w:rsid w:val="00CC7E7F"/>
    <w:rsid w:val="00CD1C24"/>
    <w:rsid w:val="00CE08AE"/>
    <w:rsid w:val="00CE5FE5"/>
    <w:rsid w:val="00D03DDA"/>
    <w:rsid w:val="00D06D6B"/>
    <w:rsid w:val="00D113B6"/>
    <w:rsid w:val="00D15503"/>
    <w:rsid w:val="00D164BD"/>
    <w:rsid w:val="00D2050D"/>
    <w:rsid w:val="00D234EF"/>
    <w:rsid w:val="00D35286"/>
    <w:rsid w:val="00D4632B"/>
    <w:rsid w:val="00D501D1"/>
    <w:rsid w:val="00D52B70"/>
    <w:rsid w:val="00D653DC"/>
    <w:rsid w:val="00D82C08"/>
    <w:rsid w:val="00D90E59"/>
    <w:rsid w:val="00D92523"/>
    <w:rsid w:val="00D94CBB"/>
    <w:rsid w:val="00D95584"/>
    <w:rsid w:val="00D9601D"/>
    <w:rsid w:val="00DA3F88"/>
    <w:rsid w:val="00DA5361"/>
    <w:rsid w:val="00DA68CE"/>
    <w:rsid w:val="00DB11DA"/>
    <w:rsid w:val="00DC22F1"/>
    <w:rsid w:val="00DC4CD5"/>
    <w:rsid w:val="00DD4667"/>
    <w:rsid w:val="00DD5674"/>
    <w:rsid w:val="00DD5756"/>
    <w:rsid w:val="00DD73BC"/>
    <w:rsid w:val="00DF4FB7"/>
    <w:rsid w:val="00DF7381"/>
    <w:rsid w:val="00E07329"/>
    <w:rsid w:val="00E14DEE"/>
    <w:rsid w:val="00E24E80"/>
    <w:rsid w:val="00E343BB"/>
    <w:rsid w:val="00E40FEE"/>
    <w:rsid w:val="00E44237"/>
    <w:rsid w:val="00E559C6"/>
    <w:rsid w:val="00E62912"/>
    <w:rsid w:val="00E73EB7"/>
    <w:rsid w:val="00E768D6"/>
    <w:rsid w:val="00E777B4"/>
    <w:rsid w:val="00E86246"/>
    <w:rsid w:val="00EB7A2B"/>
    <w:rsid w:val="00EC7BE8"/>
    <w:rsid w:val="00EE3EEF"/>
    <w:rsid w:val="00EE77F0"/>
    <w:rsid w:val="00EF0CD4"/>
    <w:rsid w:val="00EF49F7"/>
    <w:rsid w:val="00EF7B21"/>
    <w:rsid w:val="00F03004"/>
    <w:rsid w:val="00F04D85"/>
    <w:rsid w:val="00F062FD"/>
    <w:rsid w:val="00F2217C"/>
    <w:rsid w:val="00F306B2"/>
    <w:rsid w:val="00F33EBB"/>
    <w:rsid w:val="00F73280"/>
    <w:rsid w:val="00F900B2"/>
    <w:rsid w:val="00FA19B3"/>
    <w:rsid w:val="00FA1C4B"/>
    <w:rsid w:val="00FB096B"/>
    <w:rsid w:val="00FB4D85"/>
    <w:rsid w:val="00FD202B"/>
    <w:rsid w:val="00FD301E"/>
    <w:rsid w:val="00FD31DD"/>
    <w:rsid w:val="00FD6823"/>
    <w:rsid w:val="00FE1247"/>
    <w:rsid w:val="00FE4479"/>
    <w:rsid w:val="00FF3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0,#ff6,#f99"/>
    </o:shapedefaults>
    <o:shapelayout v:ext="edit">
      <o:idmap v:ext="edit" data="1"/>
    </o:shapelayout>
  </w:shapeDefaults>
  <w:decimalSymbol w:val="."/>
  <w:listSeparator w:val=","/>
  <w14:docId w14:val="33C4110E"/>
  <w15:docId w15:val="{11C60914-B052-40F2-A9BC-4EE65860D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BAC"/>
    <w:pPr>
      <w:spacing w:after="200" w:line="276" w:lineRule="auto"/>
    </w:pPr>
    <w:rPr>
      <w:rFonts w:asciiTheme="minorHAnsi" w:hAnsiTheme="minorHAnsi"/>
      <w:sz w:val="22"/>
      <w:szCs w:val="22"/>
    </w:rPr>
  </w:style>
  <w:style w:type="paragraph" w:styleId="Heading1">
    <w:name w:val="heading 1"/>
    <w:basedOn w:val="Normal"/>
    <w:next w:val="Normal"/>
    <w:link w:val="Heading1Char"/>
    <w:uiPriority w:val="9"/>
    <w:qFormat/>
    <w:rsid w:val="00C51BAC"/>
    <w:pPr>
      <w:keepNext/>
      <w:keepLines/>
      <w:spacing w:before="480" w:after="0"/>
      <w:outlineLvl w:val="0"/>
    </w:pPr>
    <w:rPr>
      <w:rFonts w:eastAsia="Times New Roman"/>
      <w:b/>
      <w:bCs/>
      <w:color w:val="365F91"/>
      <w:sz w:val="28"/>
      <w:szCs w:val="28"/>
      <w:lang w:bidi="en-US"/>
    </w:rPr>
  </w:style>
  <w:style w:type="paragraph" w:styleId="Heading2">
    <w:name w:val="heading 2"/>
    <w:basedOn w:val="Normal"/>
    <w:next w:val="Normal"/>
    <w:link w:val="Heading2Char"/>
    <w:uiPriority w:val="9"/>
    <w:unhideWhenUsed/>
    <w:qFormat/>
    <w:rsid w:val="00C51BAC"/>
    <w:pPr>
      <w:keepNext/>
      <w:keepLines/>
      <w:spacing w:before="40" w:after="0" w:line="259" w:lineRule="auto"/>
      <w:outlineLvl w:val="1"/>
    </w:pPr>
    <w:rPr>
      <w:rFonts w:eastAsiaTheme="majorEastAsia" w:cstheme="majorBidi"/>
      <w:color w:val="365F91" w:themeColor="accent1" w:themeShade="BF"/>
      <w:sz w:val="26"/>
      <w:szCs w:val="26"/>
    </w:rPr>
  </w:style>
  <w:style w:type="paragraph" w:styleId="Heading3">
    <w:name w:val="heading 3"/>
    <w:basedOn w:val="Normal"/>
    <w:link w:val="Heading3Char"/>
    <w:uiPriority w:val="9"/>
    <w:qFormat/>
    <w:rsid w:val="00A43CB1"/>
    <w:pPr>
      <w:spacing w:before="100" w:beforeAutospacing="1" w:after="100" w:afterAutospacing="1" w:line="240" w:lineRule="auto"/>
      <w:outlineLvl w:val="2"/>
    </w:pPr>
    <w:rPr>
      <w:rFonts w:eastAsia="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A3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2F1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E58"/>
    <w:rPr>
      <w:rFonts w:ascii="Tahoma" w:hAnsi="Tahoma" w:cs="Tahoma"/>
      <w:sz w:val="16"/>
      <w:szCs w:val="16"/>
    </w:rPr>
  </w:style>
  <w:style w:type="paragraph" w:styleId="Header">
    <w:name w:val="header"/>
    <w:basedOn w:val="Normal"/>
    <w:link w:val="HeaderChar"/>
    <w:uiPriority w:val="99"/>
    <w:unhideWhenUsed/>
    <w:rsid w:val="00C34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63"/>
  </w:style>
  <w:style w:type="paragraph" w:styleId="Footer">
    <w:name w:val="footer"/>
    <w:basedOn w:val="Normal"/>
    <w:link w:val="FooterChar"/>
    <w:uiPriority w:val="99"/>
    <w:unhideWhenUsed/>
    <w:qFormat/>
    <w:rsid w:val="00C34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63"/>
  </w:style>
  <w:style w:type="paragraph" w:customStyle="1" w:styleId="ColorfulList-Accent11">
    <w:name w:val="Colorful List - Accent 11"/>
    <w:basedOn w:val="Normal"/>
    <w:uiPriority w:val="34"/>
    <w:qFormat/>
    <w:rsid w:val="005A00EB"/>
    <w:pPr>
      <w:ind w:left="720"/>
      <w:contextualSpacing/>
    </w:pPr>
  </w:style>
  <w:style w:type="character" w:styleId="Hyperlink">
    <w:name w:val="Hyperlink"/>
    <w:basedOn w:val="DefaultParagraphFont"/>
    <w:uiPriority w:val="99"/>
    <w:unhideWhenUsed/>
    <w:rsid w:val="00484F0A"/>
    <w:rPr>
      <w:color w:val="0000FF"/>
      <w:u w:val="single"/>
    </w:rPr>
  </w:style>
  <w:style w:type="character" w:customStyle="1" w:styleId="Heading3Char">
    <w:name w:val="Heading 3 Char"/>
    <w:basedOn w:val="DefaultParagraphFont"/>
    <w:link w:val="Heading3"/>
    <w:uiPriority w:val="9"/>
    <w:rsid w:val="00A43CB1"/>
    <w:rPr>
      <w:rFonts w:asciiTheme="minorHAnsi" w:eastAsia="Times New Roman" w:hAnsiTheme="minorHAnsi"/>
      <w:b/>
      <w:bCs/>
      <w:sz w:val="24"/>
      <w:szCs w:val="27"/>
    </w:rPr>
  </w:style>
  <w:style w:type="paragraph" w:customStyle="1" w:styleId="Default">
    <w:name w:val="Default"/>
    <w:rsid w:val="0013367D"/>
    <w:pPr>
      <w:autoSpaceDE w:val="0"/>
      <w:autoSpaceDN w:val="0"/>
      <w:adjustRightInd w:val="0"/>
    </w:pPr>
    <w:rPr>
      <w:rFonts w:ascii="Times New Roman" w:hAnsi="Times New Roman"/>
      <w:color w:val="000000"/>
      <w:sz w:val="24"/>
      <w:szCs w:val="24"/>
    </w:rPr>
  </w:style>
  <w:style w:type="character" w:customStyle="1" w:styleId="body1">
    <w:name w:val="body1"/>
    <w:basedOn w:val="DefaultParagraphFont"/>
    <w:rsid w:val="00C43D72"/>
    <w:rPr>
      <w:rFonts w:ascii="Verdana" w:hAnsi="Verdana" w:hint="default"/>
      <w:sz w:val="20"/>
      <w:szCs w:val="20"/>
    </w:rPr>
  </w:style>
  <w:style w:type="character" w:customStyle="1" w:styleId="bodybold1">
    <w:name w:val="bodybold1"/>
    <w:basedOn w:val="DefaultParagraphFont"/>
    <w:rsid w:val="00C43D72"/>
    <w:rPr>
      <w:rFonts w:ascii="Verdana" w:hAnsi="Verdana" w:hint="default"/>
      <w:b/>
      <w:bCs/>
      <w:sz w:val="20"/>
      <w:szCs w:val="20"/>
    </w:rPr>
  </w:style>
  <w:style w:type="character" w:styleId="Strong">
    <w:name w:val="Strong"/>
    <w:basedOn w:val="DefaultParagraphFont"/>
    <w:uiPriority w:val="22"/>
    <w:qFormat/>
    <w:rsid w:val="00B06712"/>
    <w:rPr>
      <w:b/>
      <w:bCs/>
    </w:rPr>
  </w:style>
  <w:style w:type="character" w:styleId="HTMLCite">
    <w:name w:val="HTML Cite"/>
    <w:basedOn w:val="DefaultParagraphFont"/>
    <w:uiPriority w:val="99"/>
    <w:semiHidden/>
    <w:unhideWhenUsed/>
    <w:rsid w:val="002E3F11"/>
    <w:rPr>
      <w:i/>
      <w:iCs/>
    </w:rPr>
  </w:style>
  <w:style w:type="character" w:customStyle="1" w:styleId="cit-name-surname">
    <w:name w:val="cit-name-surname"/>
    <w:basedOn w:val="DefaultParagraphFont"/>
    <w:rsid w:val="002E3F11"/>
  </w:style>
  <w:style w:type="character" w:customStyle="1" w:styleId="cit-pub-date">
    <w:name w:val="cit-pub-date"/>
    <w:basedOn w:val="DefaultParagraphFont"/>
    <w:rsid w:val="002E3F11"/>
  </w:style>
  <w:style w:type="character" w:customStyle="1" w:styleId="cit-source">
    <w:name w:val="cit-source"/>
    <w:basedOn w:val="DefaultParagraphFont"/>
    <w:rsid w:val="002E3F11"/>
  </w:style>
  <w:style w:type="character" w:customStyle="1" w:styleId="cit-publ-loc">
    <w:name w:val="cit-publ-loc"/>
    <w:basedOn w:val="DefaultParagraphFont"/>
    <w:rsid w:val="002E3F11"/>
  </w:style>
  <w:style w:type="character" w:customStyle="1" w:styleId="cit-publ-name">
    <w:name w:val="cit-publ-name"/>
    <w:basedOn w:val="DefaultParagraphFont"/>
    <w:rsid w:val="002E3F11"/>
  </w:style>
  <w:style w:type="character" w:customStyle="1" w:styleId="Heading1Char">
    <w:name w:val="Heading 1 Char"/>
    <w:basedOn w:val="DefaultParagraphFont"/>
    <w:link w:val="Heading1"/>
    <w:uiPriority w:val="9"/>
    <w:rsid w:val="00C51BAC"/>
    <w:rPr>
      <w:rFonts w:asciiTheme="minorHAnsi" w:eastAsia="Times New Roman" w:hAnsiTheme="minorHAnsi"/>
      <w:b/>
      <w:bCs/>
      <w:color w:val="365F91"/>
      <w:sz w:val="28"/>
      <w:szCs w:val="28"/>
      <w:lang w:bidi="en-US"/>
    </w:rPr>
  </w:style>
  <w:style w:type="paragraph" w:styleId="NoSpacing">
    <w:name w:val="No Spacing"/>
    <w:link w:val="NoSpacingChar"/>
    <w:uiPriority w:val="1"/>
    <w:qFormat/>
    <w:rsid w:val="00675449"/>
    <w:rPr>
      <w:rFonts w:eastAsia="Times New Roman"/>
      <w:sz w:val="22"/>
      <w:szCs w:val="22"/>
    </w:rPr>
  </w:style>
  <w:style w:type="character" w:customStyle="1" w:styleId="NoSpacingChar">
    <w:name w:val="No Spacing Char"/>
    <w:basedOn w:val="DefaultParagraphFont"/>
    <w:link w:val="NoSpacing"/>
    <w:uiPriority w:val="1"/>
    <w:rsid w:val="00675449"/>
    <w:rPr>
      <w:rFonts w:eastAsia="Times New Roman"/>
      <w:sz w:val="22"/>
      <w:szCs w:val="22"/>
      <w:lang w:val="en-US" w:eastAsia="en-US" w:bidi="ar-SA"/>
    </w:rPr>
  </w:style>
  <w:style w:type="paragraph" w:styleId="Revision">
    <w:name w:val="Revision"/>
    <w:hidden/>
    <w:uiPriority w:val="99"/>
    <w:semiHidden/>
    <w:rsid w:val="00991DF6"/>
    <w:rPr>
      <w:sz w:val="22"/>
      <w:szCs w:val="22"/>
    </w:rPr>
  </w:style>
  <w:style w:type="paragraph" w:customStyle="1" w:styleId="rghn">
    <w:name w:val="rg_hn"/>
    <w:basedOn w:val="Normal"/>
    <w:rsid w:val="00937B64"/>
    <w:pPr>
      <w:spacing w:after="0" w:line="288" w:lineRule="auto"/>
      <w:ind w:left="20" w:right="20"/>
    </w:pPr>
    <w:rPr>
      <w:rFonts w:ascii="Times New Roman" w:eastAsia="Times New Roman" w:hAnsi="Times New Roman"/>
      <w:sz w:val="24"/>
      <w:szCs w:val="24"/>
    </w:rPr>
  </w:style>
  <w:style w:type="paragraph" w:customStyle="1" w:styleId="rghr">
    <w:name w:val="rg_hr"/>
    <w:basedOn w:val="Normal"/>
    <w:rsid w:val="00937B64"/>
    <w:pPr>
      <w:spacing w:after="0" w:line="240" w:lineRule="auto"/>
      <w:ind w:left="20" w:right="20"/>
    </w:pPr>
    <w:rPr>
      <w:rFonts w:ascii="Times New Roman" w:eastAsia="Times New Roman" w:hAnsi="Times New Roman"/>
      <w:color w:val="008000"/>
      <w:sz w:val="24"/>
      <w:szCs w:val="24"/>
    </w:rPr>
  </w:style>
  <w:style w:type="paragraph" w:customStyle="1" w:styleId="rgha">
    <w:name w:val="rg_ha"/>
    <w:basedOn w:val="Normal"/>
    <w:rsid w:val="00937B64"/>
    <w:pPr>
      <w:spacing w:after="0" w:line="240" w:lineRule="auto"/>
      <w:ind w:left="20" w:right="20"/>
    </w:pPr>
    <w:rPr>
      <w:rFonts w:ascii="Times New Roman" w:eastAsia="Times New Roman" w:hAnsi="Times New Roman"/>
      <w:color w:val="777777"/>
      <w:sz w:val="24"/>
      <w:szCs w:val="24"/>
    </w:rPr>
  </w:style>
  <w:style w:type="paragraph" w:customStyle="1" w:styleId="rght">
    <w:name w:val="rg_ht"/>
    <w:basedOn w:val="Normal"/>
    <w:rsid w:val="00937B64"/>
    <w:pPr>
      <w:spacing w:after="0" w:line="288" w:lineRule="auto"/>
      <w:ind w:left="20" w:right="20"/>
    </w:pPr>
    <w:rPr>
      <w:rFonts w:ascii="Times New Roman" w:eastAsia="Times New Roman" w:hAnsi="Times New Roman"/>
      <w:sz w:val="30"/>
      <w:szCs w:val="30"/>
    </w:rPr>
  </w:style>
  <w:style w:type="character" w:styleId="UnresolvedMention">
    <w:name w:val="Unresolved Mention"/>
    <w:basedOn w:val="DefaultParagraphFont"/>
    <w:uiPriority w:val="99"/>
    <w:semiHidden/>
    <w:unhideWhenUsed/>
    <w:rsid w:val="007D7C0D"/>
    <w:rPr>
      <w:color w:val="808080"/>
      <w:shd w:val="clear" w:color="auto" w:fill="E6E6E6"/>
    </w:rPr>
  </w:style>
  <w:style w:type="character" w:customStyle="1" w:styleId="Heading2Char">
    <w:name w:val="Heading 2 Char"/>
    <w:basedOn w:val="DefaultParagraphFont"/>
    <w:link w:val="Heading2"/>
    <w:uiPriority w:val="9"/>
    <w:rsid w:val="00C51BAC"/>
    <w:rPr>
      <w:rFonts w:asciiTheme="minorHAnsi" w:eastAsiaTheme="majorEastAsia" w:hAnsiTheme="minorHAnsi" w:cstheme="majorBidi"/>
      <w:color w:val="365F91" w:themeColor="accent1" w:themeShade="BF"/>
      <w:sz w:val="26"/>
      <w:szCs w:val="26"/>
    </w:rPr>
  </w:style>
  <w:style w:type="paragraph" w:styleId="ListParagraph">
    <w:name w:val="List Paragraph"/>
    <w:basedOn w:val="Normal"/>
    <w:uiPriority w:val="34"/>
    <w:qFormat/>
    <w:rsid w:val="00AA7E9A"/>
    <w:pPr>
      <w:spacing w:after="160" w:line="259" w:lineRule="auto"/>
      <w:ind w:left="720"/>
      <w:contextualSpacing/>
    </w:pPr>
    <w:rPr>
      <w:rFonts w:eastAsiaTheme="minorHAnsi" w:cstheme="minorBidi"/>
    </w:rPr>
  </w:style>
  <w:style w:type="character" w:styleId="CommentReference">
    <w:name w:val="annotation reference"/>
    <w:basedOn w:val="DefaultParagraphFont"/>
    <w:uiPriority w:val="99"/>
    <w:semiHidden/>
    <w:unhideWhenUsed/>
    <w:rsid w:val="00AA7E9A"/>
    <w:rPr>
      <w:sz w:val="16"/>
      <w:szCs w:val="16"/>
    </w:rPr>
  </w:style>
  <w:style w:type="paragraph" w:styleId="CommentText">
    <w:name w:val="annotation text"/>
    <w:basedOn w:val="Normal"/>
    <w:link w:val="CommentTextChar"/>
    <w:uiPriority w:val="99"/>
    <w:unhideWhenUsed/>
    <w:rsid w:val="00AA7E9A"/>
    <w:pPr>
      <w:spacing w:after="160"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rsid w:val="00AA7E9A"/>
    <w:rPr>
      <w:rFonts w:asciiTheme="minorHAnsi" w:eastAsiaTheme="minorHAnsi" w:hAnsiTheme="minorHAnsi" w:cstheme="minorBidi"/>
    </w:rPr>
  </w:style>
  <w:style w:type="paragraph" w:styleId="TOC1">
    <w:name w:val="toc 1"/>
    <w:basedOn w:val="Normal"/>
    <w:next w:val="Normal"/>
    <w:autoRedefine/>
    <w:uiPriority w:val="39"/>
    <w:unhideWhenUsed/>
    <w:rsid w:val="00AA7E9A"/>
    <w:pPr>
      <w:tabs>
        <w:tab w:val="right" w:leader="dot" w:pos="10790"/>
      </w:tabs>
      <w:spacing w:after="100" w:line="259" w:lineRule="auto"/>
    </w:pPr>
    <w:rPr>
      <w:rFonts w:eastAsiaTheme="majorEastAsia" w:cstheme="minorHAnsi"/>
      <w:noProof/>
    </w:rPr>
  </w:style>
  <w:style w:type="paragraph" w:styleId="TOC2">
    <w:name w:val="toc 2"/>
    <w:basedOn w:val="Normal"/>
    <w:next w:val="Normal"/>
    <w:autoRedefine/>
    <w:uiPriority w:val="39"/>
    <w:unhideWhenUsed/>
    <w:rsid w:val="00AA7E9A"/>
    <w:pPr>
      <w:spacing w:after="100" w:line="259" w:lineRule="auto"/>
      <w:ind w:left="220"/>
    </w:pPr>
    <w:rPr>
      <w:rFonts w:eastAsiaTheme="minorHAnsi" w:cstheme="minorBidi"/>
    </w:rPr>
  </w:style>
  <w:style w:type="paragraph" w:styleId="TOC3">
    <w:name w:val="toc 3"/>
    <w:basedOn w:val="Normal"/>
    <w:next w:val="Normal"/>
    <w:autoRedefine/>
    <w:uiPriority w:val="39"/>
    <w:unhideWhenUsed/>
    <w:rsid w:val="00AA7E9A"/>
    <w:pPr>
      <w:spacing w:after="100" w:line="259" w:lineRule="auto"/>
      <w:ind w:left="440"/>
    </w:pPr>
    <w:rPr>
      <w:rFonts w:eastAsiaTheme="minorHAnsi" w:cstheme="minorBidi"/>
    </w:rPr>
  </w:style>
  <w:style w:type="paragraph" w:styleId="CommentSubject">
    <w:name w:val="annotation subject"/>
    <w:basedOn w:val="CommentText"/>
    <w:next w:val="CommentText"/>
    <w:link w:val="CommentSubjectChar"/>
    <w:uiPriority w:val="99"/>
    <w:semiHidden/>
    <w:unhideWhenUsed/>
    <w:rsid w:val="00D95584"/>
    <w:pPr>
      <w:spacing w:after="200"/>
    </w:pPr>
    <w:rPr>
      <w:rFonts w:eastAsia="Calibri" w:cs="Times New Roman"/>
      <w:b/>
      <w:bCs/>
    </w:rPr>
  </w:style>
  <w:style w:type="character" w:customStyle="1" w:styleId="CommentSubjectChar">
    <w:name w:val="Comment Subject Char"/>
    <w:basedOn w:val="CommentTextChar"/>
    <w:link w:val="CommentSubject"/>
    <w:uiPriority w:val="99"/>
    <w:semiHidden/>
    <w:rsid w:val="00D95584"/>
    <w:rPr>
      <w:rFonts w:asciiTheme="minorHAnsi" w:eastAsiaTheme="minorHAnsi" w:hAnsiTheme="minorHAnsi" w:cstheme="minorBidi"/>
      <w:b/>
      <w:bCs/>
    </w:rPr>
  </w:style>
  <w:style w:type="character" w:customStyle="1" w:styleId="jsnumbercolor">
    <w:name w:val="jsnumbercolor"/>
    <w:basedOn w:val="DefaultParagraphFont"/>
    <w:rsid w:val="00724D47"/>
  </w:style>
  <w:style w:type="character" w:customStyle="1" w:styleId="jsstringcolor">
    <w:name w:val="jsstringcolor"/>
    <w:basedOn w:val="DefaultParagraphFont"/>
    <w:rsid w:val="00724D47"/>
  </w:style>
  <w:style w:type="table" w:styleId="TableGrid">
    <w:name w:val="Table Grid"/>
    <w:basedOn w:val="TableNormal"/>
    <w:uiPriority w:val="39"/>
    <w:rsid w:val="00813C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D73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C42C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C42C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C42CB"/>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42CB"/>
    <w:rPr>
      <w:rFonts w:asciiTheme="minorHAnsi" w:eastAsiaTheme="minorEastAsia" w:hAnsiTheme="minorHAns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898">
      <w:bodyDiv w:val="1"/>
      <w:marLeft w:val="0"/>
      <w:marRight w:val="0"/>
      <w:marTop w:val="0"/>
      <w:marBottom w:val="0"/>
      <w:divBdr>
        <w:top w:val="none" w:sz="0" w:space="0" w:color="auto"/>
        <w:left w:val="none" w:sz="0" w:space="0" w:color="auto"/>
        <w:bottom w:val="none" w:sz="0" w:space="0" w:color="auto"/>
        <w:right w:val="none" w:sz="0" w:space="0" w:color="auto"/>
      </w:divBdr>
    </w:div>
    <w:div w:id="382216046">
      <w:bodyDiv w:val="1"/>
      <w:marLeft w:val="0"/>
      <w:marRight w:val="0"/>
      <w:marTop w:val="0"/>
      <w:marBottom w:val="0"/>
      <w:divBdr>
        <w:top w:val="none" w:sz="0" w:space="0" w:color="auto"/>
        <w:left w:val="none" w:sz="0" w:space="0" w:color="auto"/>
        <w:bottom w:val="none" w:sz="0" w:space="0" w:color="auto"/>
        <w:right w:val="none" w:sz="0" w:space="0" w:color="auto"/>
      </w:divBdr>
      <w:divsChild>
        <w:div w:id="1132754015">
          <w:marLeft w:val="0"/>
          <w:marRight w:val="0"/>
          <w:marTop w:val="0"/>
          <w:marBottom w:val="0"/>
          <w:divBdr>
            <w:top w:val="none" w:sz="0" w:space="0" w:color="auto"/>
            <w:left w:val="none" w:sz="0" w:space="0" w:color="auto"/>
            <w:bottom w:val="none" w:sz="0" w:space="0" w:color="auto"/>
            <w:right w:val="none" w:sz="0" w:space="0" w:color="auto"/>
          </w:divBdr>
          <w:divsChild>
            <w:div w:id="34937246">
              <w:marLeft w:val="0"/>
              <w:marRight w:val="0"/>
              <w:marTop w:val="0"/>
              <w:marBottom w:val="0"/>
              <w:divBdr>
                <w:top w:val="none" w:sz="0" w:space="0" w:color="auto"/>
                <w:left w:val="none" w:sz="0" w:space="0" w:color="auto"/>
                <w:bottom w:val="none" w:sz="0" w:space="0" w:color="auto"/>
                <w:right w:val="none" w:sz="0" w:space="0" w:color="auto"/>
              </w:divBdr>
              <w:divsChild>
                <w:div w:id="1862669307">
                  <w:marLeft w:val="0"/>
                  <w:marRight w:val="0"/>
                  <w:marTop w:val="0"/>
                  <w:marBottom w:val="0"/>
                  <w:divBdr>
                    <w:top w:val="none" w:sz="0" w:space="0" w:color="auto"/>
                    <w:left w:val="none" w:sz="0" w:space="0" w:color="auto"/>
                    <w:bottom w:val="none" w:sz="0" w:space="0" w:color="auto"/>
                    <w:right w:val="none" w:sz="0" w:space="0" w:color="auto"/>
                  </w:divBdr>
                  <w:divsChild>
                    <w:div w:id="1093550354">
                      <w:marLeft w:val="0"/>
                      <w:marRight w:val="0"/>
                      <w:marTop w:val="0"/>
                      <w:marBottom w:val="0"/>
                      <w:divBdr>
                        <w:top w:val="none" w:sz="0" w:space="0" w:color="auto"/>
                        <w:left w:val="none" w:sz="0" w:space="0" w:color="auto"/>
                        <w:bottom w:val="none" w:sz="0" w:space="0" w:color="auto"/>
                        <w:right w:val="none" w:sz="0" w:space="0" w:color="auto"/>
                      </w:divBdr>
                      <w:divsChild>
                        <w:div w:id="2052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773440">
      <w:bodyDiv w:val="1"/>
      <w:marLeft w:val="0"/>
      <w:marRight w:val="0"/>
      <w:marTop w:val="60"/>
      <w:marBottom w:val="60"/>
      <w:divBdr>
        <w:top w:val="none" w:sz="0" w:space="0" w:color="auto"/>
        <w:left w:val="none" w:sz="0" w:space="0" w:color="auto"/>
        <w:bottom w:val="none" w:sz="0" w:space="0" w:color="auto"/>
        <w:right w:val="none" w:sz="0" w:space="0" w:color="auto"/>
      </w:divBdr>
      <w:divsChild>
        <w:div w:id="2108304257">
          <w:marLeft w:val="0"/>
          <w:marRight w:val="0"/>
          <w:marTop w:val="660"/>
          <w:marBottom w:val="0"/>
          <w:divBdr>
            <w:top w:val="none" w:sz="0" w:space="0" w:color="auto"/>
            <w:left w:val="none" w:sz="0" w:space="0" w:color="auto"/>
            <w:bottom w:val="none" w:sz="0" w:space="0" w:color="auto"/>
            <w:right w:val="none" w:sz="0" w:space="0" w:color="auto"/>
          </w:divBdr>
          <w:divsChild>
            <w:div w:id="1709141700">
              <w:marLeft w:val="0"/>
              <w:marRight w:val="0"/>
              <w:marTop w:val="0"/>
              <w:marBottom w:val="0"/>
              <w:divBdr>
                <w:top w:val="none" w:sz="0" w:space="0" w:color="auto"/>
                <w:left w:val="none" w:sz="0" w:space="0" w:color="auto"/>
                <w:bottom w:val="none" w:sz="0" w:space="0" w:color="auto"/>
                <w:right w:val="none" w:sz="0" w:space="0" w:color="auto"/>
              </w:divBdr>
              <w:divsChild>
                <w:div w:id="1225216178">
                  <w:marLeft w:val="0"/>
                  <w:marRight w:val="0"/>
                  <w:marTop w:val="0"/>
                  <w:marBottom w:val="0"/>
                  <w:divBdr>
                    <w:top w:val="none" w:sz="0" w:space="0" w:color="auto"/>
                    <w:left w:val="none" w:sz="0" w:space="0" w:color="auto"/>
                    <w:bottom w:val="none" w:sz="0" w:space="0" w:color="auto"/>
                    <w:right w:val="none" w:sz="0" w:space="0" w:color="auto"/>
                  </w:divBdr>
                  <w:divsChild>
                    <w:div w:id="1791702712">
                      <w:marLeft w:val="0"/>
                      <w:marRight w:val="0"/>
                      <w:marTop w:val="0"/>
                      <w:marBottom w:val="0"/>
                      <w:divBdr>
                        <w:top w:val="none" w:sz="0" w:space="0" w:color="auto"/>
                        <w:left w:val="none" w:sz="0" w:space="0" w:color="auto"/>
                        <w:bottom w:val="none" w:sz="0" w:space="0" w:color="auto"/>
                        <w:right w:val="none" w:sz="0" w:space="0" w:color="auto"/>
                      </w:divBdr>
                      <w:divsChild>
                        <w:div w:id="1653754551">
                          <w:marLeft w:val="3180"/>
                          <w:marRight w:val="0"/>
                          <w:marTop w:val="0"/>
                          <w:marBottom w:val="0"/>
                          <w:divBdr>
                            <w:top w:val="none" w:sz="0" w:space="0" w:color="auto"/>
                            <w:left w:val="single" w:sz="8" w:space="0" w:color="D3E1F9"/>
                            <w:bottom w:val="none" w:sz="0" w:space="0" w:color="auto"/>
                            <w:right w:val="none" w:sz="0" w:space="0" w:color="auto"/>
                          </w:divBdr>
                          <w:divsChild>
                            <w:div w:id="435177813">
                              <w:marLeft w:val="0"/>
                              <w:marRight w:val="0"/>
                              <w:marTop w:val="0"/>
                              <w:marBottom w:val="0"/>
                              <w:divBdr>
                                <w:top w:val="none" w:sz="0" w:space="0" w:color="auto"/>
                                <w:left w:val="none" w:sz="0" w:space="0" w:color="auto"/>
                                <w:bottom w:val="none" w:sz="0" w:space="0" w:color="auto"/>
                                <w:right w:val="none" w:sz="0" w:space="0" w:color="auto"/>
                              </w:divBdr>
                              <w:divsChild>
                                <w:div w:id="28529250">
                                  <w:marLeft w:val="0"/>
                                  <w:marRight w:val="0"/>
                                  <w:marTop w:val="0"/>
                                  <w:marBottom w:val="0"/>
                                  <w:divBdr>
                                    <w:top w:val="none" w:sz="0" w:space="0" w:color="auto"/>
                                    <w:left w:val="none" w:sz="0" w:space="0" w:color="auto"/>
                                    <w:bottom w:val="none" w:sz="0" w:space="0" w:color="auto"/>
                                    <w:right w:val="none" w:sz="0" w:space="0" w:color="auto"/>
                                  </w:divBdr>
                                  <w:divsChild>
                                    <w:div w:id="1869634803">
                                      <w:marLeft w:val="0"/>
                                      <w:marRight w:val="0"/>
                                      <w:marTop w:val="0"/>
                                      <w:marBottom w:val="0"/>
                                      <w:divBdr>
                                        <w:top w:val="none" w:sz="0" w:space="0" w:color="auto"/>
                                        <w:left w:val="none" w:sz="0" w:space="0" w:color="auto"/>
                                        <w:bottom w:val="none" w:sz="0" w:space="0" w:color="auto"/>
                                        <w:right w:val="none" w:sz="0" w:space="0" w:color="auto"/>
                                      </w:divBdr>
                                      <w:divsChild>
                                        <w:div w:id="1053430461">
                                          <w:marLeft w:val="0"/>
                                          <w:marRight w:val="0"/>
                                          <w:marTop w:val="0"/>
                                          <w:marBottom w:val="0"/>
                                          <w:divBdr>
                                            <w:top w:val="none" w:sz="0" w:space="0" w:color="auto"/>
                                            <w:left w:val="none" w:sz="0" w:space="0" w:color="auto"/>
                                            <w:bottom w:val="none" w:sz="0" w:space="0" w:color="auto"/>
                                            <w:right w:val="none" w:sz="0" w:space="0" w:color="auto"/>
                                          </w:divBdr>
                                          <w:divsChild>
                                            <w:div w:id="1453329193">
                                              <w:marLeft w:val="0"/>
                                              <w:marRight w:val="0"/>
                                              <w:marTop w:val="0"/>
                                              <w:marBottom w:val="0"/>
                                              <w:divBdr>
                                                <w:top w:val="none" w:sz="0" w:space="0" w:color="auto"/>
                                                <w:left w:val="none" w:sz="0" w:space="0" w:color="auto"/>
                                                <w:bottom w:val="none" w:sz="0" w:space="0" w:color="auto"/>
                                                <w:right w:val="none" w:sz="0" w:space="0" w:color="auto"/>
                                              </w:divBdr>
                                              <w:divsChild>
                                                <w:div w:id="542865278">
                                                  <w:marLeft w:val="-200"/>
                                                  <w:marRight w:val="-200"/>
                                                  <w:marTop w:val="0"/>
                                                  <w:marBottom w:val="0"/>
                                                  <w:divBdr>
                                                    <w:top w:val="single" w:sz="18" w:space="8" w:color="CCCCCC"/>
                                                    <w:left w:val="single" w:sz="18" w:space="8" w:color="CCCCCC"/>
                                                    <w:bottom w:val="single" w:sz="18" w:space="8" w:color="666666"/>
                                                    <w:right w:val="single" w:sz="18" w:space="8" w:color="666666"/>
                                                  </w:divBdr>
                                                  <w:divsChild>
                                                    <w:div w:id="2049211225">
                                                      <w:marLeft w:val="0"/>
                                                      <w:marRight w:val="0"/>
                                                      <w:marTop w:val="0"/>
                                                      <w:marBottom w:val="0"/>
                                                      <w:divBdr>
                                                        <w:top w:val="none" w:sz="0" w:space="0" w:color="auto"/>
                                                        <w:left w:val="none" w:sz="0" w:space="0" w:color="auto"/>
                                                        <w:bottom w:val="none" w:sz="0" w:space="0" w:color="auto"/>
                                                        <w:right w:val="none" w:sz="0" w:space="0" w:color="auto"/>
                                                      </w:divBdr>
                                                      <w:divsChild>
                                                        <w:div w:id="1572228836">
                                                          <w:marLeft w:val="0"/>
                                                          <w:marRight w:val="0"/>
                                                          <w:marTop w:val="0"/>
                                                          <w:marBottom w:val="0"/>
                                                          <w:divBdr>
                                                            <w:top w:val="none" w:sz="0" w:space="0" w:color="auto"/>
                                                            <w:left w:val="none" w:sz="0" w:space="0" w:color="auto"/>
                                                            <w:bottom w:val="none" w:sz="0" w:space="0" w:color="auto"/>
                                                            <w:right w:val="none" w:sz="0" w:space="0" w:color="auto"/>
                                                          </w:divBdr>
                                                        </w:div>
                                                        <w:div w:id="35084384">
                                                          <w:marLeft w:val="0"/>
                                                          <w:marRight w:val="0"/>
                                                          <w:marTop w:val="0"/>
                                                          <w:marBottom w:val="0"/>
                                                          <w:divBdr>
                                                            <w:top w:val="none" w:sz="0" w:space="0" w:color="auto"/>
                                                            <w:left w:val="none" w:sz="0" w:space="0" w:color="auto"/>
                                                            <w:bottom w:val="none" w:sz="0" w:space="0" w:color="auto"/>
                                                            <w:right w:val="none" w:sz="0" w:space="0" w:color="auto"/>
                                                          </w:divBdr>
                                                          <w:divsChild>
                                                            <w:div w:id="669602268">
                                                              <w:marLeft w:val="20"/>
                                                              <w:marRight w:val="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1095810">
      <w:bodyDiv w:val="1"/>
      <w:marLeft w:val="0"/>
      <w:marRight w:val="0"/>
      <w:marTop w:val="0"/>
      <w:marBottom w:val="0"/>
      <w:divBdr>
        <w:top w:val="none" w:sz="0" w:space="0" w:color="auto"/>
        <w:left w:val="none" w:sz="0" w:space="0" w:color="auto"/>
        <w:bottom w:val="none" w:sz="0" w:space="0" w:color="auto"/>
        <w:right w:val="none" w:sz="0" w:space="0" w:color="auto"/>
      </w:divBdr>
    </w:div>
    <w:div w:id="614598728">
      <w:bodyDiv w:val="1"/>
      <w:marLeft w:val="0"/>
      <w:marRight w:val="0"/>
      <w:marTop w:val="0"/>
      <w:marBottom w:val="0"/>
      <w:divBdr>
        <w:top w:val="none" w:sz="0" w:space="0" w:color="auto"/>
        <w:left w:val="none" w:sz="0" w:space="0" w:color="auto"/>
        <w:bottom w:val="none" w:sz="0" w:space="0" w:color="auto"/>
        <w:right w:val="none" w:sz="0" w:space="0" w:color="auto"/>
      </w:divBdr>
    </w:div>
    <w:div w:id="848561696">
      <w:bodyDiv w:val="1"/>
      <w:marLeft w:val="0"/>
      <w:marRight w:val="0"/>
      <w:marTop w:val="0"/>
      <w:marBottom w:val="0"/>
      <w:divBdr>
        <w:top w:val="none" w:sz="0" w:space="0" w:color="auto"/>
        <w:left w:val="none" w:sz="0" w:space="0" w:color="auto"/>
        <w:bottom w:val="none" w:sz="0" w:space="0" w:color="auto"/>
        <w:right w:val="none" w:sz="0" w:space="0" w:color="auto"/>
      </w:divBdr>
    </w:div>
    <w:div w:id="889071649">
      <w:bodyDiv w:val="1"/>
      <w:marLeft w:val="0"/>
      <w:marRight w:val="0"/>
      <w:marTop w:val="0"/>
      <w:marBottom w:val="0"/>
      <w:divBdr>
        <w:top w:val="none" w:sz="0" w:space="0" w:color="auto"/>
        <w:left w:val="none" w:sz="0" w:space="0" w:color="auto"/>
        <w:bottom w:val="none" w:sz="0" w:space="0" w:color="auto"/>
        <w:right w:val="none" w:sz="0" w:space="0" w:color="auto"/>
      </w:divBdr>
    </w:div>
    <w:div w:id="980429312">
      <w:bodyDiv w:val="1"/>
      <w:marLeft w:val="0"/>
      <w:marRight w:val="0"/>
      <w:marTop w:val="0"/>
      <w:marBottom w:val="0"/>
      <w:divBdr>
        <w:top w:val="none" w:sz="0" w:space="0" w:color="auto"/>
        <w:left w:val="none" w:sz="0" w:space="0" w:color="auto"/>
        <w:bottom w:val="none" w:sz="0" w:space="0" w:color="auto"/>
        <w:right w:val="none" w:sz="0" w:space="0" w:color="auto"/>
      </w:divBdr>
      <w:divsChild>
        <w:div w:id="1431776461">
          <w:marLeft w:val="3300"/>
          <w:marRight w:val="0"/>
          <w:marTop w:val="0"/>
          <w:marBottom w:val="0"/>
          <w:divBdr>
            <w:top w:val="none" w:sz="0" w:space="0" w:color="auto"/>
            <w:left w:val="none" w:sz="0" w:space="0" w:color="auto"/>
            <w:bottom w:val="none" w:sz="0" w:space="0" w:color="auto"/>
            <w:right w:val="none" w:sz="0" w:space="0" w:color="auto"/>
          </w:divBdr>
          <w:divsChild>
            <w:div w:id="879560123">
              <w:marLeft w:val="0"/>
              <w:marRight w:val="0"/>
              <w:marTop w:val="0"/>
              <w:marBottom w:val="0"/>
              <w:divBdr>
                <w:top w:val="none" w:sz="0" w:space="0" w:color="auto"/>
                <w:left w:val="none" w:sz="0" w:space="0" w:color="auto"/>
                <w:bottom w:val="none" w:sz="0" w:space="0" w:color="auto"/>
                <w:right w:val="none" w:sz="0" w:space="0" w:color="auto"/>
              </w:divBdr>
              <w:divsChild>
                <w:div w:id="1338268883">
                  <w:marLeft w:val="0"/>
                  <w:marRight w:val="0"/>
                  <w:marTop w:val="0"/>
                  <w:marBottom w:val="0"/>
                  <w:divBdr>
                    <w:top w:val="none" w:sz="0" w:space="0" w:color="auto"/>
                    <w:left w:val="none" w:sz="0" w:space="0" w:color="auto"/>
                    <w:bottom w:val="none" w:sz="0" w:space="0" w:color="auto"/>
                    <w:right w:val="single" w:sz="6" w:space="24" w:color="F1F1F1"/>
                  </w:divBdr>
                </w:div>
              </w:divsChild>
            </w:div>
          </w:divsChild>
        </w:div>
      </w:divsChild>
    </w:div>
    <w:div w:id="1005982190">
      <w:bodyDiv w:val="1"/>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sChild>
                <w:div w:id="1755711637">
                  <w:marLeft w:val="0"/>
                  <w:marRight w:val="0"/>
                  <w:marTop w:val="0"/>
                  <w:marBottom w:val="0"/>
                  <w:divBdr>
                    <w:top w:val="none" w:sz="0" w:space="0" w:color="auto"/>
                    <w:left w:val="none" w:sz="0" w:space="0" w:color="auto"/>
                    <w:bottom w:val="none" w:sz="0" w:space="0" w:color="auto"/>
                    <w:right w:val="none" w:sz="0" w:space="0" w:color="auto"/>
                  </w:divBdr>
                  <w:divsChild>
                    <w:div w:id="1156800902">
                      <w:marLeft w:val="0"/>
                      <w:marRight w:val="0"/>
                      <w:marTop w:val="0"/>
                      <w:marBottom w:val="0"/>
                      <w:divBdr>
                        <w:top w:val="none" w:sz="0" w:space="0" w:color="auto"/>
                        <w:left w:val="none" w:sz="0" w:space="0" w:color="auto"/>
                        <w:bottom w:val="none" w:sz="0" w:space="0" w:color="auto"/>
                        <w:right w:val="none" w:sz="0" w:space="0" w:color="auto"/>
                      </w:divBdr>
                      <w:divsChild>
                        <w:div w:id="231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57418">
      <w:bodyDiv w:val="1"/>
      <w:marLeft w:val="0"/>
      <w:marRight w:val="0"/>
      <w:marTop w:val="0"/>
      <w:marBottom w:val="0"/>
      <w:divBdr>
        <w:top w:val="none" w:sz="0" w:space="0" w:color="auto"/>
        <w:left w:val="none" w:sz="0" w:space="0" w:color="auto"/>
        <w:bottom w:val="none" w:sz="0" w:space="0" w:color="auto"/>
        <w:right w:val="none" w:sz="0" w:space="0" w:color="auto"/>
      </w:divBdr>
    </w:div>
    <w:div w:id="1777866547">
      <w:bodyDiv w:val="1"/>
      <w:marLeft w:val="0"/>
      <w:marRight w:val="0"/>
      <w:marTop w:val="0"/>
      <w:marBottom w:val="0"/>
      <w:divBdr>
        <w:top w:val="none" w:sz="0" w:space="0" w:color="auto"/>
        <w:left w:val="none" w:sz="0" w:space="0" w:color="auto"/>
        <w:bottom w:val="none" w:sz="0" w:space="0" w:color="auto"/>
        <w:right w:val="none" w:sz="0" w:space="0" w:color="auto"/>
      </w:divBdr>
      <w:divsChild>
        <w:div w:id="611326487">
          <w:marLeft w:val="0"/>
          <w:marRight w:val="0"/>
          <w:marTop w:val="0"/>
          <w:marBottom w:val="0"/>
          <w:divBdr>
            <w:top w:val="none" w:sz="0" w:space="0" w:color="auto"/>
            <w:left w:val="none" w:sz="0" w:space="0" w:color="auto"/>
            <w:bottom w:val="none" w:sz="0" w:space="0" w:color="auto"/>
            <w:right w:val="none" w:sz="0" w:space="0" w:color="auto"/>
          </w:divBdr>
          <w:divsChild>
            <w:div w:id="937562781">
              <w:marLeft w:val="0"/>
              <w:marRight w:val="0"/>
              <w:marTop w:val="0"/>
              <w:marBottom w:val="0"/>
              <w:divBdr>
                <w:top w:val="none" w:sz="0" w:space="0" w:color="auto"/>
                <w:left w:val="none" w:sz="0" w:space="0" w:color="auto"/>
                <w:bottom w:val="none" w:sz="0" w:space="0" w:color="auto"/>
                <w:right w:val="none" w:sz="0" w:space="0" w:color="auto"/>
              </w:divBdr>
              <w:divsChild>
                <w:div w:id="848370781">
                  <w:marLeft w:val="0"/>
                  <w:marRight w:val="0"/>
                  <w:marTop w:val="0"/>
                  <w:marBottom w:val="0"/>
                  <w:divBdr>
                    <w:top w:val="none" w:sz="0" w:space="0" w:color="auto"/>
                    <w:left w:val="none" w:sz="0" w:space="0" w:color="auto"/>
                    <w:bottom w:val="none" w:sz="0" w:space="0" w:color="auto"/>
                    <w:right w:val="none" w:sz="0" w:space="0" w:color="auto"/>
                  </w:divBdr>
                  <w:divsChild>
                    <w:div w:id="106393142">
                      <w:marLeft w:val="0"/>
                      <w:marRight w:val="0"/>
                      <w:marTop w:val="0"/>
                      <w:marBottom w:val="0"/>
                      <w:divBdr>
                        <w:top w:val="none" w:sz="0" w:space="0" w:color="auto"/>
                        <w:left w:val="none" w:sz="0" w:space="0" w:color="auto"/>
                        <w:bottom w:val="none" w:sz="0" w:space="0" w:color="auto"/>
                        <w:right w:val="none" w:sz="0" w:space="0" w:color="auto"/>
                      </w:divBdr>
                      <w:divsChild>
                        <w:div w:id="12192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ection508Coordinators/ACRT" TargetMode="External"/><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hyperlink" Target="https://confluence.atlassian.com/bitbucketserver/download-an-archive-from-bitbucket-server-913477030.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hyperlink" Target="https://www.wikihow.com/Download-a-GitHub-Folder" TargetMode="External"/><Relationship Id="rId25"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70.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cid:image001.png@01D5D6B5.C5A95050" TargetMode="External"/><Relationship Id="rId23" Type="http://schemas.openxmlformats.org/officeDocument/2006/relationships/hyperlink" Target="https://maestro.dhs.gov/stash/projects/APPDEV/repos/acrt/browse/acr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1.xml"/><Relationship Id="rId10" Type="http://schemas.openxmlformats.org/officeDocument/2006/relationships/hyperlink" Target="mailto:accessibility@hq.dhs.gov"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DCB6F65E944A56A6253B1E0E1A8A7D"/>
        <w:category>
          <w:name w:val="General"/>
          <w:gallery w:val="placeholder"/>
        </w:category>
        <w:types>
          <w:type w:val="bbPlcHdr"/>
        </w:types>
        <w:behaviors>
          <w:behavior w:val="content"/>
        </w:behaviors>
        <w:guid w:val="{60E12FE6-2A2D-4977-8454-0F110C531EAD}"/>
      </w:docPartPr>
      <w:docPartBody>
        <w:p w:rsidR="00C479E0" w:rsidRDefault="0029462F" w:rsidP="0029462F">
          <w:pPr>
            <w:pStyle w:val="B1DCB6F65E944A56A6253B1E0E1A8A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2F"/>
    <w:rsid w:val="00037BA9"/>
    <w:rsid w:val="000A3F9C"/>
    <w:rsid w:val="00180906"/>
    <w:rsid w:val="00191523"/>
    <w:rsid w:val="001933F0"/>
    <w:rsid w:val="0029462F"/>
    <w:rsid w:val="004C6031"/>
    <w:rsid w:val="00556BC1"/>
    <w:rsid w:val="00891943"/>
    <w:rsid w:val="008E6759"/>
    <w:rsid w:val="00A5492B"/>
    <w:rsid w:val="00BF4FFD"/>
    <w:rsid w:val="00C065C5"/>
    <w:rsid w:val="00C07FC5"/>
    <w:rsid w:val="00C479E0"/>
    <w:rsid w:val="00D664E0"/>
    <w:rsid w:val="00DE42B8"/>
    <w:rsid w:val="00E43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3BA5AF90348039672516DF1400B46">
    <w:name w:val="9843BA5AF90348039672516DF1400B46"/>
    <w:rsid w:val="0029462F"/>
  </w:style>
  <w:style w:type="paragraph" w:customStyle="1" w:styleId="ED2CBBAD224945DF89E2DDCAFBBB8418">
    <w:name w:val="ED2CBBAD224945DF89E2DDCAFBBB8418"/>
    <w:rsid w:val="0029462F"/>
  </w:style>
  <w:style w:type="character" w:styleId="PlaceholderText">
    <w:name w:val="Placeholder Text"/>
    <w:basedOn w:val="DefaultParagraphFont"/>
    <w:uiPriority w:val="99"/>
    <w:semiHidden/>
    <w:rsid w:val="0029462F"/>
    <w:rPr>
      <w:color w:val="808080"/>
    </w:rPr>
  </w:style>
  <w:style w:type="paragraph" w:customStyle="1" w:styleId="B1DCB6F65E944A56A6253B1E0E1A8A7D">
    <w:name w:val="B1DCB6F65E944A56A6253B1E0E1A8A7D"/>
    <w:rsid w:val="0029462F"/>
  </w:style>
  <w:style w:type="paragraph" w:customStyle="1" w:styleId="5C60E79CEA1446E49B14B8E9FF2F9789">
    <w:name w:val="5C60E79CEA1446E49B14B8E9FF2F9789"/>
    <w:rsid w:val="00E434D1"/>
  </w:style>
  <w:style w:type="paragraph" w:customStyle="1" w:styleId="C81DF0F9ADB04A5FA0B49FE29789C06A">
    <w:name w:val="C81DF0F9ADB04A5FA0B49FE29789C06A"/>
    <w:rsid w:val="00E434D1"/>
  </w:style>
  <w:style w:type="paragraph" w:customStyle="1" w:styleId="2910A30011B347E09FAB01B054AFEF12">
    <w:name w:val="2910A30011B347E09FAB01B054AFEF12"/>
    <w:rsid w:val="00E434D1"/>
  </w:style>
  <w:style w:type="paragraph" w:customStyle="1" w:styleId="A7632608ACDA4675B45242384E1650D2">
    <w:name w:val="A7632608ACDA4675B45242384E1650D2"/>
    <w:rsid w:val="00E434D1"/>
  </w:style>
  <w:style w:type="paragraph" w:customStyle="1" w:styleId="9324FC1DCE7A48128898E37DDB621603">
    <w:name w:val="9324FC1DCE7A48128898E37DDB621603"/>
    <w:rsid w:val="00E434D1"/>
  </w:style>
  <w:style w:type="paragraph" w:customStyle="1" w:styleId="F29556A0E6F04F3A95991A4A62B36C78">
    <w:name w:val="F29556A0E6F04F3A95991A4A62B36C78"/>
    <w:rsid w:val="00C07F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CA37D7-E456-49C2-932A-36D02E696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22</Pages>
  <Words>2966</Words>
  <Characters>16911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How to USE ACRT Training Manual</vt:lpstr>
    </vt:vector>
  </TitlesOfParts>
  <Company>How to Use ACRT Training Manual</Company>
  <LinksUpToDate>false</LinksUpToDate>
  <CharactersWithSpaces>19838</CharactersWithSpaces>
  <SharedDoc>false</SharedDoc>
  <HLinks>
    <vt:vector size="18" baseType="variant">
      <vt:variant>
        <vt:i4>8126492</vt:i4>
      </vt:variant>
      <vt:variant>
        <vt:i4>3</vt:i4>
      </vt:variant>
      <vt:variant>
        <vt:i4>0</vt:i4>
      </vt:variant>
      <vt:variant>
        <vt:i4>5</vt:i4>
      </vt:variant>
      <vt:variant>
        <vt:lpwstr>mailto:barack.obama@preeclampsia.org</vt:lpwstr>
      </vt:variant>
      <vt:variant>
        <vt:lpwstr/>
      </vt:variant>
      <vt:variant>
        <vt:i4>6160426</vt:i4>
      </vt:variant>
      <vt:variant>
        <vt:i4>0</vt:i4>
      </vt:variant>
      <vt:variant>
        <vt:i4>0</vt:i4>
      </vt:variant>
      <vt:variant>
        <vt:i4>5</vt:i4>
      </vt:variant>
      <vt:variant>
        <vt:lpwstr>mailto:firstname.lastname@downtowndoverpartnership.org</vt:lpwstr>
      </vt:variant>
      <vt:variant>
        <vt:lpwstr/>
      </vt:variant>
      <vt:variant>
        <vt:i4>7798836</vt:i4>
      </vt:variant>
      <vt:variant>
        <vt:i4>0</vt:i4>
      </vt:variant>
      <vt:variant>
        <vt:i4>0</vt:i4>
      </vt:variant>
      <vt:variant>
        <vt:i4>5</vt:i4>
      </vt:variant>
      <vt:variant>
        <vt:lpwstr>http://www.worldofquotes.com/author/President-Bill-Clinton/1/index.html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ACRT Training Manual</dc:title>
  <dc:subject/>
  <dc:creator>OFFICE OF ACCESSIBLE SYSTEMS AND TECHNOLOGY (OAST)</dc:creator>
  <cp:keywords/>
  <dc:description/>
  <cp:lastModifiedBy>Subash Acharya</cp:lastModifiedBy>
  <cp:revision>7</cp:revision>
  <cp:lastPrinted>2011-06-29T16:29:00Z</cp:lastPrinted>
  <dcterms:created xsi:type="dcterms:W3CDTF">2020-02-04T12:10:00Z</dcterms:created>
  <dcterms:modified xsi:type="dcterms:W3CDTF">2020-03-25T13:19:00Z</dcterms:modified>
</cp:coreProperties>
</file>